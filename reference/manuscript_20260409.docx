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288364" w14:textId="33B80459" w:rsidR="008E5555" w:rsidRDefault="29255D32">
      <w:pPr>
        <w:pStyle w:val="Title"/>
      </w:pPr>
      <w:r>
        <w:t>Sunlight and Wind</w:t>
      </w:r>
      <w:r w:rsidR="3A68EFCA">
        <w:t xml:space="preserve"> Interact in</w:t>
      </w:r>
      <w:r>
        <w:t xml:space="preserve"> Clustering Decisions </w:t>
      </w:r>
      <w:r w:rsidR="22F391DF">
        <w:t xml:space="preserve">by </w:t>
      </w:r>
      <w:r>
        <w:t>Overwintering Western Monarchs</w:t>
      </w:r>
      <w:r w:rsidR="109EFC19">
        <w:t>: is Thermoregulation the Reason</w:t>
      </w:r>
    </w:p>
    <w:p w14:paraId="004577A9" w14:textId="77777777" w:rsidR="008E5555" w:rsidRDefault="00CB5D2C">
      <w:pPr>
        <w:pStyle w:val="FirstParagraph"/>
      </w:pPr>
      <w:r>
        <w:rPr>
          <w:b/>
          <w:bCs/>
        </w:rPr>
        <w:t>Authors:</w:t>
      </w:r>
      <w:r>
        <w:t xml:space="preserve"> Kyle Nessen , Peter C. Ibsen , Jay Diffendorfer and Francis X. Villablanca</w:t>
      </w:r>
    </w:p>
    <w:p w14:paraId="040C4A44" w14:textId="77777777" w:rsidR="008E5555" w:rsidRDefault="00CB5D2C">
      <w:pPr>
        <w:pStyle w:val="BodyText"/>
      </w:pPr>
      <w:r>
        <w:rPr>
          <w:b/>
          <w:bCs/>
        </w:rPr>
        <w:t>1</w:t>
      </w:r>
      <w:r>
        <w:t xml:space="preserve"> Biological Sciences Department, California Polytechnic State University, San Luis Obispo, CA 93407, USA</w:t>
      </w:r>
    </w:p>
    <w:p w14:paraId="6689CB33" w14:textId="77777777" w:rsidR="008E5555" w:rsidRDefault="00CB5D2C">
      <w:pPr>
        <w:pStyle w:val="BodyText"/>
      </w:pPr>
      <w:r>
        <w:rPr>
          <w:b/>
          <w:bCs/>
        </w:rPr>
        <w:t>2</w:t>
      </w:r>
      <w:r>
        <w:t xml:space="preserve"> Geosciences and Environmental Change Science Center, U.S. Geological Survey, Denver, CO 80225, USA</w:t>
      </w:r>
    </w:p>
    <w:p w14:paraId="4F454A17" w14:textId="77777777" w:rsidR="008E5555" w:rsidRDefault="00CB5D2C">
      <w:pPr>
        <w:pStyle w:val="BodyText"/>
      </w:pPr>
      <w:r>
        <w:t>* Correspondence: fvillabl@calpoly.edu</w:t>
      </w:r>
    </w:p>
    <w:p w14:paraId="303830E5" w14:textId="77777777" w:rsidR="008E5555" w:rsidRDefault="00CB5D2C">
      <w:pPr>
        <w:pStyle w:val="Heading2"/>
      </w:pPr>
      <w:bookmarkStart w:id="0" w:name="simple-summary"/>
      <w:r>
        <w:t>Simple Summary</w:t>
      </w:r>
    </w:p>
    <w:p w14:paraId="76B8812D" w14:textId="342780F0" w:rsidR="008E5555" w:rsidRDefault="198A2277">
      <w:pPr>
        <w:pStyle w:val="FirstParagraph"/>
      </w:pPr>
      <w:r>
        <w:t>The population size of monarch butterfl</w:t>
      </w:r>
      <w:r w:rsidR="3991C69F">
        <w:t>ies</w:t>
      </w:r>
      <w:r>
        <w:t xml:space="preserve"> in the western U.S. has been declining since the 1980s. This population </w:t>
      </w:r>
      <w:r w:rsidR="50423D96">
        <w:t xml:space="preserve">of butterflies </w:t>
      </w:r>
      <w:r>
        <w:t>spends the winter months in groves of trees along the California coast. Habitat management in these groves has focused on controlling wind, as wind w</w:t>
      </w:r>
      <w:r w:rsidR="13B4DDCF">
        <w:t>as thought</w:t>
      </w:r>
      <w:r>
        <w:t xml:space="preserve"> to negative</w:t>
      </w:r>
      <w:r w:rsidR="6B12FB20">
        <w:t>ly</w:t>
      </w:r>
      <w:r>
        <w:t xml:space="preserve"> </w:t>
      </w:r>
      <w:r w:rsidR="52E87E84">
        <w:t>affect</w:t>
      </w:r>
      <w:r w:rsidR="278C60F7">
        <w:t xml:space="preserve"> monarchs</w:t>
      </w:r>
      <w:r>
        <w:t>. Though th</w:t>
      </w:r>
      <w:r w:rsidR="3B6C7F35">
        <w:t xml:space="preserve">is </w:t>
      </w:r>
      <w:r>
        <w:t xml:space="preserve">seemed like a good idea, </w:t>
      </w:r>
      <w:r w:rsidR="79778F5A">
        <w:t xml:space="preserve">this paper finally tested it. </w:t>
      </w:r>
      <w:r>
        <w:t xml:space="preserve"> We find that </w:t>
      </w:r>
      <w:bookmarkStart w:id="1" w:name="_Int_qZ79bIpT"/>
      <w:r>
        <w:t>wind</w:t>
      </w:r>
      <w:bookmarkEnd w:id="1"/>
      <w:r>
        <w:t xml:space="preserve"> itself does not have any negative effects and therefore does not need to be controlled. Instead, we find that sunlight and wind interact</w:t>
      </w:r>
      <w:r w:rsidR="6A5E71A3">
        <w:t xml:space="preserve">. This is likely because sun and wind </w:t>
      </w:r>
      <w:r w:rsidR="66DA9629">
        <w:t xml:space="preserve">interact </w:t>
      </w:r>
      <w:bookmarkStart w:id="2" w:name="_Int_BxfmWFIk"/>
      <w:r w:rsidR="66DA9629">
        <w:t>to</w:t>
      </w:r>
      <w:bookmarkEnd w:id="2"/>
      <w:r w:rsidR="66DA9629">
        <w:t xml:space="preserve"> </w:t>
      </w:r>
      <w:r w:rsidR="6A5E71A3">
        <w:t>both</w:t>
      </w:r>
      <w:r>
        <w:t xml:space="preserve"> warm and cool monarch butterflies. This new finding </w:t>
      </w:r>
      <w:r w:rsidR="3CD14087">
        <w:t xml:space="preserve">could </w:t>
      </w:r>
      <w:r>
        <w:t>change the way in which we manage groves. Instead of managing or suppressing wind, combinations of wind and light should be provided within the groves, so that monarch butterflies can choose among suitable thermal conditions</w:t>
      </w:r>
      <w:r w:rsidR="599E5247">
        <w:t xml:space="preserve"> for overwintering</w:t>
      </w:r>
      <w:r>
        <w:t>.</w:t>
      </w:r>
    </w:p>
    <w:p w14:paraId="1F40A033" w14:textId="77777777" w:rsidR="008E5555" w:rsidRDefault="00CB5D2C">
      <w:pPr>
        <w:pStyle w:val="Heading2"/>
      </w:pPr>
      <w:bookmarkStart w:id="3" w:name="abstract"/>
      <w:bookmarkEnd w:id="0"/>
      <w:r>
        <w:t>Abstract</w:t>
      </w:r>
    </w:p>
    <w:p w14:paraId="0D4E79F4" w14:textId="7F3975EA" w:rsidR="008E5555" w:rsidRDefault="198A2277" w:rsidP="46E8E899">
      <w:pPr>
        <w:pStyle w:val="FirstParagraph"/>
        <w:spacing w:line="259" w:lineRule="auto"/>
      </w:pPr>
      <w:r>
        <w:t>The western monarch butterfly (</w:t>
      </w:r>
      <w:r w:rsidRPr="2A5FCF08">
        <w:rPr>
          <w:i/>
          <w:iCs/>
        </w:rPr>
        <w:t>Danaus plexippus</w:t>
      </w:r>
      <w:r>
        <w:t xml:space="preserve">) population has declined by over 99% since the 1980s, making conservation of overwintering habitat along California’s coast a management priority. For three decades, the primary perspective on overwintering habitat has utilized a Microclimate Hypothesis which posits monarch butterflies seek a narrow microclimate for overwintering, including a nested Disruptive Wind Hypothesis which posits that wind speeds exceeding 2 m/s disrupt butterfly clusters and cause roost abandonment. In earlier work, we tested and rejected the Microclimate Hypothesis for temperature, </w:t>
      </w:r>
      <w:r w:rsidR="281E8260">
        <w:t>humidity,</w:t>
      </w:r>
      <w:r>
        <w:t xml:space="preserve"> and light, but did not address wind. This study provides the first direct experimental test of wind effects on overwintering monarch clusters. We deployed cameras and wind sensors at two sites on California’s Vandenberg Space Force Base, </w:t>
      </w:r>
      <w:r>
        <w:lastRenderedPageBreak/>
        <w:t xml:space="preserve">during the 2023–2024 overwintering season. Time-lapse photography, documenting changes in butterfly abundance, and wind sensors adjacent to roosts, simultaneously collected 1,894 paired observations at 30-minute intervals across 80 days. Linear regression analysis revealed a poor relationship between wind speed and changes in cluster size at 30-minute </w:t>
      </w:r>
      <w:r w:rsidR="4210475E">
        <w:t xml:space="preserve">and </w:t>
      </w:r>
      <w:r>
        <w:t>daily timescales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0.002</m:t>
        </m:r>
      </m:oMath>
      <w:r>
        <w:t xml:space="preserve">, </w:t>
      </w:r>
      <m:oMath>
        <m:r>
          <w:rPr>
            <w:rFonts w:ascii="Cambria Math" w:hAnsi="Cambria Math"/>
          </w:rPr>
          <m:t>p</m:t>
        </m:r>
        <m:r>
          <m:rPr>
            <m:sty m:val="p"/>
          </m:rPr>
          <w:rPr>
            <w:rFonts w:ascii="Cambria Math" w:hAnsi="Cambria Math"/>
          </w:rPr>
          <m:t>=</m:t>
        </m:r>
        <m:r>
          <w:rPr>
            <w:rFonts w:ascii="Cambria Math" w:hAnsi="Cambria Math"/>
          </w:rPr>
          <m:t>0.073</m:t>
        </m:r>
      </m:oMath>
      <w:r>
        <w:t xml:space="preserve"> and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0.013</m:t>
        </m:r>
      </m:oMath>
      <w:r>
        <w:t xml:space="preserve">, </w:t>
      </w:r>
      <m:oMath>
        <m:r>
          <w:rPr>
            <w:rFonts w:ascii="Cambria Math" w:hAnsi="Cambria Math"/>
          </w:rPr>
          <m:t>p</m:t>
        </m:r>
        <m:r>
          <m:rPr>
            <m:sty m:val="p"/>
          </m:rPr>
          <w:rPr>
            <w:rFonts w:ascii="Cambria Math" w:hAnsi="Cambria Math"/>
          </w:rPr>
          <m:t>=</m:t>
        </m:r>
        <m:r>
          <w:rPr>
            <w:rFonts w:ascii="Cambria Math" w:hAnsi="Cambria Math"/>
          </w:rPr>
          <m:t>0.252</m:t>
        </m:r>
      </m:oMath>
      <w:r>
        <w:t>, respectively). Generalized additive mixed models identified temperature, time of day, and an interaction between wind and sunlight as factors influencing cluster behavior (</w:t>
      </w:r>
      <m:oMath>
        <m:r>
          <w:rPr>
            <w:rFonts w:ascii="Cambria Math" w:hAnsi="Cambria Math"/>
          </w:rPr>
          <m:t>p</m:t>
        </m:r>
        <m:r>
          <m:rPr>
            <m:sty m:val="p"/>
          </m:rPr>
          <w:rPr>
            <w:rFonts w:ascii="Cambria Math" w:hAnsi="Cambria Math"/>
          </w:rPr>
          <m:t>&lt;</m:t>
        </m:r>
        <m:r>
          <w:rPr>
            <w:rFonts w:ascii="Cambria Math" w:hAnsi="Cambria Math"/>
          </w:rPr>
          <m:t>0.001</m:t>
        </m:r>
      </m:oMath>
      <w:r>
        <w:t xml:space="preserve">). Wind alone showed no independent effect. Instead, wind effects appeared to be light dependent: when butterflies remained in shade, wind speed had no effect on cluster behavior (up to 12.4 m/s). </w:t>
      </w:r>
      <w:r w:rsidR="6C7448E1">
        <w:t>Nonlinear conditional e</w:t>
      </w:r>
      <w:commentRangeStart w:id="4"/>
      <w:r>
        <w:t xml:space="preserve">ffects appeared, and the number of clustering butterflies changed, </w:t>
      </w:r>
      <w:r w:rsidR="5A957131">
        <w:t xml:space="preserve">but </w:t>
      </w:r>
      <w:r>
        <w:t>only when butterflie</w:t>
      </w:r>
      <w:commentRangeEnd w:id="4"/>
      <w:r w:rsidR="00CB5D2C">
        <w:rPr>
          <w:rStyle w:val="CommentReference"/>
          <w:sz w:val="24"/>
          <w:szCs w:val="24"/>
        </w:rPr>
        <w:commentReference w:id="4"/>
      </w:r>
      <w:r>
        <w:t xml:space="preserve">s occupied sunlit positions. Our findings challenge a fundamental assumption in monarch habitat management. Instead of </w:t>
      </w:r>
      <w:bookmarkStart w:id="5" w:name="_Int_S1CFCTda"/>
      <w:r>
        <w:t>managing for</w:t>
      </w:r>
      <w:bookmarkEnd w:id="5"/>
      <w:r>
        <w:t xml:space="preserve"> controlled wind speeds, our results indicate that both light and wind contribute to clustering decisions. Thus, thermoregulation may be a primary driver of clustering behavior. This </w:t>
      </w:r>
      <w:r w:rsidR="0EE4A160">
        <w:t xml:space="preserve">result </w:t>
      </w:r>
      <w:r>
        <w:t xml:space="preserve">is consistent with </w:t>
      </w:r>
      <w:r w:rsidDel="00CB5D2C">
        <w:t>previous</w:t>
      </w:r>
      <w:r>
        <w:t xml:space="preserve"> work on thermal physiology of overwintering Western monarch butterflies. Thermal ecology </w:t>
      </w:r>
      <w:r w:rsidR="1AD39D0D">
        <w:t xml:space="preserve">can </w:t>
      </w:r>
      <w:r>
        <w:t xml:space="preserve">provide a new perspective for science-based management of overwintering </w:t>
      </w:r>
      <w:r w:rsidR="72254C5E">
        <w:t>habitats</w:t>
      </w:r>
      <w:r>
        <w:t xml:space="preserve"> in California.</w:t>
      </w:r>
    </w:p>
    <w:p w14:paraId="37807621" w14:textId="54F6DC46" w:rsidR="1E3AC003" w:rsidRDefault="1E3AC003" w:rsidP="2A5FCF08">
      <w:pPr>
        <w:pStyle w:val="BodyText"/>
      </w:pPr>
      <w:bookmarkStart w:id="6" w:name="OLE_LINK1"/>
      <w:r>
        <w:t>ALTERNATIVE ABSTRACT</w:t>
      </w:r>
      <w:r w:rsidR="524F2276">
        <w:t xml:space="preserve"> – fits revision better.</w:t>
      </w:r>
    </w:p>
    <w:p w14:paraId="6451447E" w14:textId="439F0518" w:rsidR="1E3AC003" w:rsidRDefault="1E3AC003" w:rsidP="2A5FCF08">
      <w:pPr>
        <w:pStyle w:val="FirstParagraph"/>
        <w:spacing w:line="259" w:lineRule="auto"/>
      </w:pPr>
      <w:r>
        <w:t>The western monarch butterfly (</w:t>
      </w:r>
      <w:r w:rsidRPr="75664237">
        <w:rPr>
          <w:i/>
          <w:iCs/>
        </w:rPr>
        <w:t>Danaus plexippus</w:t>
      </w:r>
      <w:r>
        <w:t xml:space="preserve">) population has declined by over 99% since the 1980s, making conservation of overwintering habitat along California’s coast a management priority. For three decades, the management of overwintering habitat has </w:t>
      </w:r>
      <w:r w:rsidR="4D928939">
        <w:t xml:space="preserve">used </w:t>
      </w:r>
      <w:r>
        <w:t>a Microclimate Hypothesis which posits monarch</w:t>
      </w:r>
      <w:r w:rsidR="1DB2E0A6">
        <w:t xml:space="preserve">s </w:t>
      </w:r>
      <w:r>
        <w:t xml:space="preserve">seek a narrow microclimate for overwintering, including a nested Disruptive Wind Hypothesis which posits that wind speeds exceeding 2 m/s disrupt butterfly clusters and cause roost abandonment. In earlier work, we tested and rejected the Microclimate Hypothesis for temperature, humidity, and light, but did not address wind. This study provides the first direct test of wind effects on overwintering clusters. We deployed cameras and wind sensors at two </w:t>
      </w:r>
      <w:r w:rsidR="7C74BBEF">
        <w:t xml:space="preserve">overwintering </w:t>
      </w:r>
      <w:r>
        <w:t xml:space="preserve">sites during the 2023–2024 overwintering season. Time-lapse photography, documenting changes in </w:t>
      </w:r>
      <w:r w:rsidR="640F1860">
        <w:t>cluster size</w:t>
      </w:r>
      <w:r>
        <w:t xml:space="preserve">, and wind sensors adjacent to roosts, simultaneously collected observations across 80 days. Linear regression analysis revealed a poor relationship between wind speed and changes in cluster size at </w:t>
      </w:r>
      <w:r w:rsidR="2768B465">
        <w:t>multiple time scales</w:t>
      </w:r>
      <w:r>
        <w:t>.</w:t>
      </w:r>
      <w:r w:rsidR="17F2A7E1">
        <w:t xml:space="preserve"> </w:t>
      </w:r>
      <w:r w:rsidR="7D7258BF">
        <w:t>Therefore,</w:t>
      </w:r>
      <w:r w:rsidR="17F2A7E1">
        <w:t xml:space="preserve"> we considered additional attributes from the literature whereby g</w:t>
      </w:r>
      <w:r>
        <w:t xml:space="preserve">eneralized additive mixed models identified temperature, time of day, and </w:t>
      </w:r>
      <w:r w:rsidR="508D9F2A">
        <w:t>interaction</w:t>
      </w:r>
      <w:r>
        <w:t xml:space="preserve"> between wind and sunlight as </w:t>
      </w:r>
      <w:r w:rsidR="5C7ECB7D">
        <w:t xml:space="preserve">attributes </w:t>
      </w:r>
      <w:r>
        <w:t>influencing cluster</w:t>
      </w:r>
      <w:r w:rsidR="5478975B">
        <w:t>ing</w:t>
      </w:r>
      <w:r>
        <w:t xml:space="preserve"> behavior. Wind alone showed no independent effect. Instead, wind effects appeared to be light dependent: </w:t>
      </w:r>
      <w:r w:rsidR="346A891A">
        <w:t>n</w:t>
      </w:r>
      <w:r>
        <w:t>onlinear conditional e</w:t>
      </w:r>
      <w:commentRangeStart w:id="7"/>
      <w:r>
        <w:t>ffects appeared</w:t>
      </w:r>
      <w:r w:rsidR="6363ECF3">
        <w:t xml:space="preserve"> where </w:t>
      </w:r>
      <w:r>
        <w:t>the number of clustering butterflies changed, but only when butterflie</w:t>
      </w:r>
      <w:commentRangeEnd w:id="7"/>
      <w:r>
        <w:rPr>
          <w:rStyle w:val="CommentReference"/>
          <w:sz w:val="24"/>
          <w:szCs w:val="24"/>
        </w:rPr>
        <w:commentReference w:id="7"/>
      </w:r>
      <w:r>
        <w:t>s occupied sunlit positions. Our findings challenge a fundamental assumption in monarch habitat management. Instead of managing wind speeds, our results indicate that both light and wind contribute to clustering decisions</w:t>
      </w:r>
      <w:r w:rsidR="6B858885">
        <w:t xml:space="preserve"> and should be considered in management </w:t>
      </w:r>
      <w:r w:rsidR="6B858885">
        <w:lastRenderedPageBreak/>
        <w:t>decisions</w:t>
      </w:r>
      <w:r>
        <w:t xml:space="preserve">. </w:t>
      </w:r>
      <w:r w:rsidR="4969F922">
        <w:t>P</w:t>
      </w:r>
      <w:r w:rsidR="37FD11FB">
        <w:t xml:space="preserve">revious work on </w:t>
      </w:r>
      <w:r w:rsidR="70B3521B">
        <w:t xml:space="preserve">butterfly </w:t>
      </w:r>
      <w:r w:rsidR="37FD11FB">
        <w:t xml:space="preserve">thermal physiology </w:t>
      </w:r>
      <w:r w:rsidR="6C7F1CAD">
        <w:t xml:space="preserve">demonstrates that light, wind and behavior can interact to determine </w:t>
      </w:r>
      <w:r w:rsidR="60BAB40F">
        <w:t>thoracic</w:t>
      </w:r>
      <w:r w:rsidR="6C7F1CAD">
        <w:t xml:space="preserve">, and more specifically </w:t>
      </w:r>
      <w:r w:rsidR="4471589F">
        <w:t>wing</w:t>
      </w:r>
      <w:r w:rsidR="6C7F1CAD">
        <w:t xml:space="preserve"> and flight muscle temperature. This s</w:t>
      </w:r>
      <w:r w:rsidR="37FD11FB">
        <w:t xml:space="preserve">uggests more appropriate models </w:t>
      </w:r>
      <w:r w:rsidR="0B2F3483">
        <w:t>for science-based management</w:t>
      </w:r>
      <w:r w:rsidR="251BD602">
        <w:t xml:space="preserve"> of overwintering groves</w:t>
      </w:r>
      <w:r w:rsidR="0B2F3483">
        <w:t xml:space="preserve"> might </w:t>
      </w:r>
      <w:r w:rsidR="37FD11FB">
        <w:t xml:space="preserve">be </w:t>
      </w:r>
      <w:r w:rsidR="70E06092">
        <w:t xml:space="preserve">built by considering </w:t>
      </w:r>
      <w:r>
        <w:t xml:space="preserve">thermoregulation </w:t>
      </w:r>
      <w:r w:rsidR="7CC6F463">
        <w:t>as the</w:t>
      </w:r>
      <w:r>
        <w:t xml:space="preserve"> primary driver of clustering behavior. </w:t>
      </w:r>
    </w:p>
    <w:p w14:paraId="16A94CAD" w14:textId="77777777" w:rsidR="008E5555" w:rsidRDefault="00CB5D2C">
      <w:pPr>
        <w:pStyle w:val="Heading2"/>
      </w:pPr>
      <w:bookmarkStart w:id="8" w:name="keywords"/>
      <w:bookmarkEnd w:id="3"/>
      <w:bookmarkEnd w:id="6"/>
      <w:r>
        <w:t>Keywords</w:t>
      </w:r>
    </w:p>
    <w:p w14:paraId="77EF43D0" w14:textId="12B29A99" w:rsidR="008E5555" w:rsidRDefault="2367EF2D">
      <w:pPr>
        <w:pStyle w:val="FirstParagraph"/>
      </w:pPr>
      <w:r>
        <w:t xml:space="preserve">western </w:t>
      </w:r>
      <w:r w:rsidR="198A2277">
        <w:t>m</w:t>
      </w:r>
      <w:commentRangeStart w:id="9"/>
      <w:r w:rsidR="198A2277">
        <w:t>ona</w:t>
      </w:r>
      <w:commentRangeEnd w:id="9"/>
      <w:r w:rsidR="3C184425">
        <w:rPr>
          <w:rStyle w:val="CommentReference"/>
          <w:sz w:val="24"/>
          <w:szCs w:val="24"/>
        </w:rPr>
        <w:commentReference w:id="9"/>
      </w:r>
      <w:r w:rsidR="198A2277">
        <w:t xml:space="preserve">rch butterfly; </w:t>
      </w:r>
      <w:r w:rsidR="198A2277" w:rsidRPr="2A5FCF08">
        <w:rPr>
          <w:i/>
          <w:iCs/>
        </w:rPr>
        <w:t>Danaus plexippus</w:t>
      </w:r>
      <w:r w:rsidR="198A2277">
        <w:t>; overwintering; wind disruption; microclimate; thermoregulation; conservation; habitat management; cluster</w:t>
      </w:r>
      <w:r w:rsidR="3B27DA61">
        <w:t xml:space="preserve">ing </w:t>
      </w:r>
      <w:r w:rsidR="198A2277">
        <w:t>behavior</w:t>
      </w:r>
    </w:p>
    <w:p w14:paraId="310980E5" w14:textId="77777777" w:rsidR="008E5555" w:rsidRDefault="00CB5D2C">
      <w:pPr>
        <w:pStyle w:val="Heading1"/>
      </w:pPr>
      <w:bookmarkStart w:id="10" w:name="introduction"/>
      <w:bookmarkEnd w:id="8"/>
      <w:r>
        <w:t>Introduction</w:t>
      </w:r>
    </w:p>
    <w:p w14:paraId="54A28E1B" w14:textId="77777777" w:rsidR="008E5555" w:rsidRDefault="00CB5D2C">
      <w:pPr>
        <w:pStyle w:val="FirstParagraph"/>
      </w:pPr>
      <w:r>
        <w:t>The distribution and survival of invertebrate species are governed by complex interplays of biotic and abiotic factors. While biotic interactions influence community assembly in part through predation, competition, and parasitism (Blois-Heulin et al. 1990; Lafferty and Shaw 2013; Miller-ter Kuile et al. 2022), abiotic conditions often set the fundamental limits determining where invertebrates can persist (Sexton et al. 2009; Louthan et al. 2015; Thomas 2010). Temperature constrains invertebrate physiology across all latitudes, from Antarctic midges (Everatt et al. 2015) to desert land snails (Schweizer et al. 2019). In invertebrates, temperature correlates positively with metabolic rates and respiratory water loss, creating compound stresses that limit activity windows (Chown et al. 2011). In addition, via a correlation with temperature, solar radiation can drive both direct physiological impacts and behavioral responses. Examples range from army ants demonstrating habitat-specific thermal maxima tied to insolation exposure (Baudier et al. 2018), to terrestrial gastropods climbing vertical surfaces to escape ground-level heat (Schweizer et al. 2019).</w:t>
      </w:r>
    </w:p>
    <w:p w14:paraId="7B32957F" w14:textId="77232ACB" w:rsidR="008E5555" w:rsidRDefault="198A2277" w:rsidP="2A5FCF08">
      <w:pPr>
        <w:pStyle w:val="BodyText"/>
        <w:spacing w:line="259" w:lineRule="auto"/>
      </w:pPr>
      <w:r>
        <w:t xml:space="preserve">Wind is another abiotic factor that can influence invertebrate distribution and behavior through </w:t>
      </w:r>
      <w:r w:rsidR="2F144249">
        <w:t xml:space="preserve">remarkable and </w:t>
      </w:r>
      <w:r>
        <w:t>diverse mechanisms that vary across species. For example, cockroaches perceive air currents as low as 0.015–0.03 m/s and demonstrate predictable orientation shifts in response to wind velocities (Bell and Kramer 1979). Mosquitoes’ sensitivity to winds as light as 1.0 m/s can effectively ground entire populations (Bidlingmayer et al. 1995). Some species exploit wind for dispersal through speci</w:t>
      </w:r>
      <w:r w:rsidR="7592503F">
        <w:t>alized</w:t>
      </w:r>
      <w:r>
        <w:t xml:space="preserve"> behaviors, such as spiders’ </w:t>
      </w:r>
      <w:r w:rsidR="2886271F">
        <w:t>stereotypical</w:t>
      </w:r>
      <w:r>
        <w:t xml:space="preserve"> “tiptoe” behavior which initiates ballooning but only when winds permit controlled trajectories (Bonte and Lens 2007). Some species respond to wind as an environmental stressor requiring active avoidance. For mad hatterpillar larvae, 3 m/s winds are a disturbance cue, triggering movements to stable microsites on branches, and behavioral shifts to leeward sides and abaxial leaf surfaces (Leonard et al. 2016). Underlying many of these behavioral avoidance responses are the fundamental thermal and hydric effects of wind, as convective cooling from air movement significantly alters both heat and water exchanges between organisms and their environment, particularly when wind interacts with solar radiation (Riddell and Porter </w:t>
      </w:r>
      <w:r>
        <w:lastRenderedPageBreak/>
        <w:t xml:space="preserve">2025). </w:t>
      </w:r>
      <w:ins w:id="11" w:author="Francis X. Villablanca" w:date="2026-05-09T16:05:00Z" w16du:dateUtc="2026-05-09T16:05:44Z">
        <w:r w:rsidR="7293E571">
          <w:t>For example, i</w:t>
        </w:r>
      </w:ins>
      <w:ins w:id="12" w:author="Francis X. Villablanca" w:date="2026-05-09T16:05:00Z" w16du:dateUtc="2026-05-09T16:05:59Z">
        <w:r w:rsidR="7293E571">
          <w:t>n butterflies, basking is used to</w:t>
        </w:r>
      </w:ins>
      <w:ins w:id="13" w:author="Francis X. Villablanca" w:date="2026-05-09T16:06:00Z" w16du:dateUtc="2026-05-09T16:06:43Z">
        <w:r w:rsidR="7293E571">
          <w:t xml:space="preserve"> </w:t>
        </w:r>
      </w:ins>
      <w:ins w:id="14" w:author="Francis X. Villablanca" w:date="2026-05-09T16:10:00Z" w16du:dateUtc="2026-05-09T16:10:27Z">
        <w:r w:rsidR="3EBFB8EB">
          <w:t>warm at cool temperatures</w:t>
        </w:r>
      </w:ins>
      <w:ins w:id="15" w:author="Francis X. Villablanca" w:date="2026-05-09T16:18:00Z" w16du:dateUtc="2026-05-09T16:18:13Z">
        <w:r w:rsidR="0921BFE4">
          <w:t>. B</w:t>
        </w:r>
      </w:ins>
      <w:ins w:id="16" w:author="Francis X. Villablanca" w:date="2026-05-09T16:06:00Z" w16du:dateUtc="2026-05-09T16:06:43Z">
        <w:r w:rsidR="7293E571">
          <w:t xml:space="preserve">ut wing position </w:t>
        </w:r>
      </w:ins>
      <w:ins w:id="17" w:author="Francis X. Villablanca" w:date="2026-05-09T16:07:00Z" w16du:dateUtc="2026-05-09T16:07:54Z">
        <w:r w:rsidR="1B7ACB0B">
          <w:t xml:space="preserve">can </w:t>
        </w:r>
      </w:ins>
      <w:ins w:id="18" w:author="Francis X. Villablanca" w:date="2026-05-09T16:08:00Z" w16du:dateUtc="2026-05-09T16:08:03Z">
        <w:r w:rsidR="52A75BCA">
          <w:t xml:space="preserve">be </w:t>
        </w:r>
      </w:ins>
      <w:ins w:id="19" w:author="Francis X. Villablanca" w:date="2026-05-09T16:06:00Z" w16du:dateUtc="2026-05-09T16:06:43Z">
        <w:r w:rsidR="7293E571">
          <w:t>modified to reflec</w:t>
        </w:r>
        <w:r w:rsidR="78A76809">
          <w:t xml:space="preserve">t </w:t>
        </w:r>
      </w:ins>
      <w:ins w:id="20" w:author="Francis X. Villablanca" w:date="2026-05-09T16:06:00Z" w16du:dateUtc="2026-05-09T16:06:59Z">
        <w:r w:rsidR="78A76809">
          <w:t>solar energy towards the thorax, or to mi</w:t>
        </w:r>
      </w:ins>
      <w:ins w:id="21" w:author="Francis X. Villablanca" w:date="2026-05-09T16:07:00Z" w16du:dateUtc="2026-05-09T16:07:07Z">
        <w:r w:rsidR="78A76809">
          <w:t xml:space="preserve">nimize </w:t>
        </w:r>
      </w:ins>
      <w:ins w:id="22" w:author="Francis X. Villablanca" w:date="2026-05-09T16:09:00Z" w16du:dateUtc="2026-05-09T16:09:41Z">
        <w:r w:rsidR="7B894327">
          <w:t xml:space="preserve">convective </w:t>
        </w:r>
      </w:ins>
      <w:ins w:id="23" w:author="Francis X. Villablanca" w:date="2026-05-09T16:34:00Z" w16du:dateUtc="2026-05-09T16:34:59Z">
        <w:r w:rsidR="7867E115">
          <w:t xml:space="preserve">heat loss </w:t>
        </w:r>
      </w:ins>
      <w:ins w:id="24" w:author="Francis X. Villablanca" w:date="2026-05-09T16:12:00Z" w16du:dateUtc="2026-05-09T16:12:59Z">
        <w:r w:rsidR="60D15363">
          <w:t>and maximiz</w:t>
        </w:r>
      </w:ins>
      <w:ins w:id="25" w:author="Francis X. Villablanca" w:date="2026-05-09T16:13:00Z" w16du:dateUtc="2026-05-09T16:13:54Z">
        <w:r w:rsidR="60D15363">
          <w:t xml:space="preserve">e </w:t>
        </w:r>
      </w:ins>
      <w:ins w:id="26" w:author="Francis X. Villablanca" w:date="2026-05-09T16:30:00Z" w16du:dateUtc="2026-05-09T16:30:38Z">
        <w:r w:rsidR="2C024440">
          <w:t>solar</w:t>
        </w:r>
      </w:ins>
      <w:ins w:id="27" w:author="Francis X. Villablanca" w:date="2026-05-09T16:29:00Z" w16du:dateUtc="2026-05-09T16:29:53Z">
        <w:r w:rsidR="16215193">
          <w:t xml:space="preserve"> </w:t>
        </w:r>
      </w:ins>
      <w:ins w:id="28" w:author="Francis X. Villablanca" w:date="2026-05-09T16:30:00Z" w16du:dateUtc="2026-05-09T16:30:35Z">
        <w:r w:rsidR="6BCE7B20">
          <w:t>radiation</w:t>
        </w:r>
      </w:ins>
      <w:ins w:id="29" w:author="Francis X. Villablanca" w:date="2026-05-09T16:29:00Z" w16du:dateUtc="2026-05-09T16:29:53Z">
        <w:r w:rsidR="16215193">
          <w:t xml:space="preserve"> </w:t>
        </w:r>
      </w:ins>
      <w:ins w:id="30" w:author="Francis X. Villablanca" w:date="2026-05-09T16:28:00Z" w16du:dateUtc="2026-05-09T16:28:59Z">
        <w:r w:rsidR="16215193">
          <w:t>heat gain</w:t>
        </w:r>
      </w:ins>
      <w:ins w:id="31" w:author="Francis X. Villablanca" w:date="2026-05-09T16:13:00Z" w16du:dateUtc="2026-05-09T16:13:54Z">
        <w:r w:rsidR="60D15363">
          <w:t xml:space="preserve"> </w:t>
        </w:r>
      </w:ins>
      <w:ins w:id="32" w:author="Francis X. Villablanca" w:date="2026-05-09T16:30:00Z" w16du:dateUtc="2026-05-09T16:30:24Z">
        <w:r w:rsidR="3923D7D9">
          <w:t>of</w:t>
        </w:r>
      </w:ins>
      <w:ins w:id="33" w:author="Francis X. Villablanca" w:date="2026-05-09T16:16:00Z" w16du:dateUtc="2026-05-09T16:16:52Z">
        <w:r w:rsidR="1FCDA5FC">
          <w:t xml:space="preserve"> the wing</w:t>
        </w:r>
      </w:ins>
      <w:ins w:id="34" w:author="Francis X. Villablanca" w:date="2026-05-09T16:30:00Z" w16du:dateUtc="2026-05-09T16:30:30Z">
        <w:r w:rsidR="59CF6306">
          <w:t xml:space="preserve"> itself</w:t>
        </w:r>
      </w:ins>
      <w:ins w:id="35" w:author="Francis X. Villablanca" w:date="2026-05-09T16:16:00Z" w16du:dateUtc="2026-05-09T16:16:52Z">
        <w:r w:rsidR="1FCDA5FC">
          <w:t xml:space="preserve">, </w:t>
        </w:r>
      </w:ins>
      <w:ins w:id="36" w:author="Francis X. Villablanca" w:date="2026-05-09T16:21:00Z" w16du:dateUtc="2026-05-09T16:21:30Z">
        <w:r w:rsidR="19F9A95D">
          <w:t xml:space="preserve">causing </w:t>
        </w:r>
      </w:ins>
      <w:ins w:id="37" w:author="Francis X. Villablanca" w:date="2026-05-09T16:16:00Z" w16du:dateUtc="2026-05-09T16:16:52Z">
        <w:r w:rsidR="1FCDA5FC">
          <w:t>anten</w:t>
        </w:r>
      </w:ins>
      <w:ins w:id="38" w:author="Francis X. Villablanca" w:date="2026-05-09T16:17:00Z" w16du:dateUtc="2026-05-09T16:17:03Z">
        <w:r w:rsidR="1FCDA5FC">
          <w:t>n</w:t>
        </w:r>
      </w:ins>
      <w:ins w:id="39" w:author="Francis X. Villablanca" w:date="2026-05-09T16:16:00Z" w16du:dateUtc="2026-05-09T16:16:52Z">
        <w:r w:rsidR="1FCDA5FC">
          <w:t>ae</w:t>
        </w:r>
      </w:ins>
      <w:ins w:id="40" w:author="Francis X. Villablanca" w:date="2026-05-09T16:17:00Z" w16du:dateUtc="2026-05-09T16:17:59Z">
        <w:r w:rsidR="1FCDA5FC">
          <w:t xml:space="preserve">, wings and thorax </w:t>
        </w:r>
      </w:ins>
      <w:ins w:id="41" w:author="Francis X. Villablanca" w:date="2026-05-09T16:31:00Z" w16du:dateUtc="2026-05-09T16:31:58Z">
        <w:r w:rsidR="56A13CD9">
          <w:t>to</w:t>
        </w:r>
      </w:ins>
      <w:ins w:id="42" w:author="Francis X. Villablanca" w:date="2026-05-09T16:32:00Z" w16du:dateUtc="2026-05-09T16:32:00Z">
        <w:r w:rsidR="56A13CD9">
          <w:t xml:space="preserve"> </w:t>
        </w:r>
      </w:ins>
      <w:ins w:id="43" w:author="Francis X. Villablanca" w:date="2026-05-09T16:17:00Z" w16du:dateUtc="2026-05-09T16:17:59Z">
        <w:r w:rsidR="1FCDA5FC">
          <w:t xml:space="preserve">heat up at </w:t>
        </w:r>
      </w:ins>
      <w:ins w:id="44" w:author="Francis X. Villablanca" w:date="2026-05-09T16:18:00Z" w16du:dateUtc="2026-05-09T16:18:48Z">
        <w:r w:rsidR="48B14AFA">
          <w:t>different</w:t>
        </w:r>
      </w:ins>
      <w:ins w:id="45" w:author="Francis X. Villablanca" w:date="2026-05-09T16:17:00Z" w16du:dateUtc="2026-05-09T16:17:59Z">
        <w:r w:rsidR="1FCDA5FC">
          <w:t xml:space="preserve"> rates a</w:t>
        </w:r>
      </w:ins>
      <w:ins w:id="46" w:author="Francis X. Villablanca" w:date="2026-05-09T16:18:00Z" w16du:dateUtc="2026-05-09T16:18:51Z">
        <w:r w:rsidR="5F8CC55B">
          <w:t>n</w:t>
        </w:r>
      </w:ins>
      <w:ins w:id="47" w:author="Francis X. Villablanca" w:date="2026-05-09T16:17:00Z" w16du:dateUtc="2026-05-09T16:17:59Z">
        <w:r w:rsidR="1FCDA5FC">
          <w:t xml:space="preserve">d reach </w:t>
        </w:r>
        <w:r w:rsidR="4AA87544">
          <w:t>different temperature ab</w:t>
        </w:r>
      </w:ins>
      <w:ins w:id="48" w:author="Francis X. Villablanca" w:date="2026-05-09T16:18:00Z" w16du:dateUtc="2026-05-09T16:18:54Z">
        <w:r w:rsidR="32F7DF61">
          <w:t>o</w:t>
        </w:r>
      </w:ins>
      <w:ins w:id="49" w:author="Francis X. Villablanca" w:date="2026-05-09T16:17:00Z" w16du:dateUtc="2026-05-09T16:17:59Z">
        <w:r w:rsidR="4AA87544">
          <w:t>ve ambien</w:t>
        </w:r>
      </w:ins>
      <w:ins w:id="50" w:author="Francis X. Villablanca" w:date="2026-05-09T16:18:00Z" w16du:dateUtc="2026-05-09T16:18:00Z">
        <w:r w:rsidR="4AA87544">
          <w:t>t</w:t>
        </w:r>
      </w:ins>
      <w:ins w:id="51" w:author="Francis X. Villablanca" w:date="2026-05-09T16:22:00Z" w16du:dateUtc="2026-05-09T16:22:15Z">
        <w:r w:rsidR="71F59449">
          <w:t xml:space="preserve"> (</w:t>
        </w:r>
      </w:ins>
      <w:ins w:id="52" w:author="Francis X. Villablanca" w:date="2026-05-09T16:23:00Z" w16du:dateUtc="2026-05-09T16:23:10Z">
        <w:r w:rsidR="71F59449">
          <w:t>reviewed</w:t>
        </w:r>
      </w:ins>
      <w:ins w:id="53" w:author="Francis X. Villablanca" w:date="2026-05-09T16:22:00Z" w16du:dateUtc="2026-05-09T16:22:15Z">
        <w:r w:rsidR="71F59449">
          <w:t xml:space="preserve"> by Munro et al. 2019</w:t>
        </w:r>
      </w:ins>
      <w:ins w:id="54" w:author="Francis X. Villablanca" w:date="2026-05-09T16:33:00Z" w16du:dateUtc="2026-05-09T16:33:01Z">
        <w:r w:rsidR="24230965">
          <w:t>,</w:t>
        </w:r>
      </w:ins>
      <w:ins w:id="55" w:author="Francis X. Villablanca" w:date="2026-05-09T16:22:00Z" w16du:dateUtc="2026-05-09T16:22:15Z">
        <w:r w:rsidR="71F59449">
          <w:t xml:space="preserve"> Tsai </w:t>
        </w:r>
      </w:ins>
      <w:ins w:id="56" w:author="Francis X. Villablanca" w:date="2026-05-09T16:23:00Z" w16du:dateUtc="2026-05-09T16:23:06Z">
        <w:r w:rsidR="71F59449">
          <w:t xml:space="preserve">et al. </w:t>
        </w:r>
      </w:ins>
      <w:commentRangeStart w:id="57"/>
      <w:ins w:id="58" w:author="Francis X. Villablanca" w:date="2026-05-09T16:22:00Z" w16du:dateUtc="2026-05-09T16:22:15Z">
        <w:r w:rsidR="71F59449">
          <w:t>2020</w:t>
        </w:r>
      </w:ins>
      <w:ins w:id="59" w:author="Francis X. Villablanca" w:date="2026-05-09T16:32:00Z" w16du:dateUtc="2026-05-09T16:32:51Z">
        <w:r w:rsidR="0F710BAA">
          <w:t>,Krishna et al. 2021</w:t>
        </w:r>
      </w:ins>
      <w:commentRangeEnd w:id="57"/>
      <w:r w:rsidR="00CB5D2C">
        <w:rPr>
          <w:rStyle w:val="CommentReference"/>
          <w:sz w:val="24"/>
          <w:szCs w:val="24"/>
        </w:rPr>
        <w:commentReference w:id="57"/>
      </w:r>
      <w:ins w:id="60" w:author="Francis X. Villablanca" w:date="2026-05-09T16:07:00Z" w16du:dateUtc="2026-05-09T16:07:07Z">
        <w:r w:rsidR="78A76809">
          <w:t xml:space="preserve"> </w:t>
        </w:r>
      </w:ins>
      <w:r>
        <w:t xml:space="preserve">Thus, wind can be recognized as having direct mechanical effects, and indirect thermal and hydric effects through </w:t>
      </w:r>
      <w:r w:rsidR="32AE90DC">
        <w:t xml:space="preserve">interactions with </w:t>
      </w:r>
      <w:r>
        <w:t xml:space="preserve">covariates such as </w:t>
      </w:r>
      <w:r w:rsidR="4245A129">
        <w:t xml:space="preserve">temperature </w:t>
      </w:r>
      <w:r>
        <w:t>and insolation.</w:t>
      </w:r>
    </w:p>
    <w:p w14:paraId="5E9E145C" w14:textId="6F014972" w:rsidR="008E5555" w:rsidRDefault="00CB5D2C">
      <w:pPr>
        <w:pStyle w:val="BodyText"/>
      </w:pPr>
      <w:r>
        <w:t>The monarch butterfly (</w:t>
      </w:r>
      <w:r w:rsidRPr="1D251770">
        <w:rPr>
          <w:i/>
          <w:iCs/>
        </w:rPr>
        <w:t>Danaus plexippus</w:t>
      </w:r>
      <w:r>
        <w:t>) offers an exceptional system for studying how abiotic factors shape invertebrate ecology</w:t>
      </w:r>
      <w:r w:rsidR="3FC2D6E2">
        <w:t>. Importantly, m</w:t>
      </w:r>
      <w:r>
        <w:t>uch is known about this migratory species. Late summer environmental cues, such as shortening day length and cooling temperatures, trigger the emergence of a migratory monarch generation (Reppert and Roode 2018; Goehring and Oberhauser 2002; Herman and Tatar 2001; Barker and Herman 1976). These adults exhibit unique characteristics including reproductive diapause (suspended reproduction), and an elongated-wing long-travel-distance phenotype (Barker and Herman 1976; Yang et al. 2016; Tuskes and Brower 1978). The fall migrants collect nectar en route thus building lipid reserves needed for overwintering (Herman and Tatar 2001; Chaplin and Wells 1982; Urquhart and Urquhart 1978). And while Eastern monarchs travel to high-altitude oyamel fir (</w:t>
      </w:r>
      <w:r w:rsidRPr="1D251770">
        <w:rPr>
          <w:i/>
          <w:iCs/>
        </w:rPr>
        <w:t>Abies religiosa</w:t>
      </w:r>
      <w:r>
        <w:t>) forests in central Mexico, our focus, the Western monarch population, migrates to overwintering groves widely scattered along the Pacific coast of California (Brower 1995; Urquhart and Urquhart 1978).</w:t>
      </w:r>
    </w:p>
    <w:p w14:paraId="717FE490" w14:textId="6757F2FB" w:rsidR="008E5555" w:rsidRDefault="00CB5D2C" w:rsidP="1D251770">
      <w:pPr>
        <w:pStyle w:val="BodyText"/>
        <w:spacing w:line="259" w:lineRule="auto"/>
      </w:pPr>
      <w:r>
        <w:t xml:space="preserve">While overwintering, roughly from mid-October through mid-March, monarchs survive on accumulated lipid reserves and associated thermoregulatory balancing (Chaplin and Wells 1982; Masters et al. 1988). As ectotherms, monarchs face a fundamental trade-off: maintain body temperatures </w:t>
      </w:r>
      <w:r w:rsidRPr="1D251770">
        <w:rPr>
          <w:i/>
          <w:iCs/>
        </w:rPr>
        <w:t>cool enough</w:t>
      </w:r>
      <w:r>
        <w:t xml:space="preserve"> through metabolic suppression to conserve energy for the entire overwintering season, yet </w:t>
      </w:r>
      <w:r w:rsidRPr="1D251770">
        <w:rPr>
          <w:i/>
          <w:iCs/>
        </w:rPr>
        <w:t>warm enough</w:t>
      </w:r>
      <w:r>
        <w:t xml:space="preserve"> to permit for bouts of essential flights (Masters et al. 1988; Chaplin and Wells 1982; Kammer 1970; Alonso-Mejia and Arellano-Guillermo 1992). Temperatures of 12.7–16.0</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C represent the minimum thoracic temperature required for powered flight (Masters et al. 1988) and represent flight threshold temperature for (Eastern) monarchs. Below this threshold, monarchs employ behavioral thermoregulation either through dorsal basking, which can elevate body temperature to flight capability within 30 seconds of sun exposure, or through energetically costly shivering that consumes energy 25 times faster than resting (Masters et al. 1988). Thus “warm enough” can be environmentally or physiologically attained, but at significantly different costs to lipid stores. </w:t>
      </w:r>
      <w:r w:rsidR="67CCC760">
        <w:t>In terms of “cool enough,”</w:t>
      </w:r>
      <w:r>
        <w:t xml:space="preserve"> direct sun exposure can rapidly elevate thoracic temperatures to 33.6</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C, forcing butterflies to adopt sun-minimizing postures or engage in heat-dissipating flights (Barker and Herman 1976). This energetic balancing means that monarchs selecting overwintering sites must find locations that minimize both sustained freezing exposure </w:t>
      </w:r>
      <w:r w:rsidR="496F4031">
        <w:t xml:space="preserve">(warm enough) </w:t>
      </w:r>
      <w:r>
        <w:t xml:space="preserve">and elevated </w:t>
      </w:r>
      <w:r>
        <w:lastRenderedPageBreak/>
        <w:t xml:space="preserve">metabolic expenditure </w:t>
      </w:r>
      <w:r w:rsidR="01551FE8">
        <w:t xml:space="preserve">(cool enough) </w:t>
      </w:r>
      <w:r>
        <w:t>(Masters et al. 1988; Alonso-Mejia and Arellano-Guillermo 1992; Calvert et al. 1983; Anderson and Brower 1996).</w:t>
      </w:r>
    </w:p>
    <w:p w14:paraId="52704BAB" w14:textId="40673C9A" w:rsidR="008E5555" w:rsidRDefault="198A2277">
      <w:pPr>
        <w:pStyle w:val="BodyText"/>
      </w:pPr>
      <w:r>
        <w:t>Our focus on abiotic conditions, but more specifically wind, builds on early studies from Mexican overwintering sites that led Leong (Leong 1990) to propose the Microclimate Hypothesis for western monarchs overwintering in California. This hypothesis posits that monarchs select clustering locations within groves based on a measurable microenvironmental envelope characterized by four key parameters each with a specific benefit: wind protection or speeds below 2 m/s (</w:t>
      </w:r>
      <m:oMath>
        <m:r>
          <m:rPr>
            <m:sty m:val="p"/>
          </m:rPr>
          <w:rPr>
            <w:rFonts w:ascii="Cambria Math" w:hAnsi="Cambria Math"/>
          </w:rPr>
          <m:t>∼</m:t>
        </m:r>
      </m:oMath>
      <w:r>
        <w:t>5 mph) preventing cluster disruption, cool temperatures maintaining diapause while minimizing freezing risk and elevated metabolic expenditure, dappled sunlight enabling behavioral thermoregulation, and high humidity or accessible moisture to prevent desiccation (Leong 1990; Leong et al. 1991). Wind emerged as particularly critical in Leong’s Microclimate Hypothesis</w:t>
      </w:r>
      <w:r w:rsidR="5370E14C">
        <w:t>,</w:t>
      </w:r>
      <w:r w:rsidR="293144CF">
        <w:t xml:space="preserve"> and </w:t>
      </w:r>
      <w:r w:rsidR="6A109131">
        <w:t xml:space="preserve">wind </w:t>
      </w:r>
      <w:r w:rsidR="293144CF">
        <w:t xml:space="preserve">is the only parameter for which there </w:t>
      </w:r>
      <w:r w:rsidR="15BC92B3">
        <w:t xml:space="preserve">is a </w:t>
      </w:r>
      <w:r w:rsidR="293144CF">
        <w:t>proposed parameter value or range</w:t>
      </w:r>
      <w:r w:rsidR="38BC3E54">
        <w:t xml:space="preserve"> (below 2 m/s (5 mph), Leong 1990; Leong et al. 1991)</w:t>
      </w:r>
      <w:r>
        <w:t>.</w:t>
      </w:r>
    </w:p>
    <w:p w14:paraId="4683D5E7" w14:textId="4A4B8AE6" w:rsidR="008E5555" w:rsidRDefault="00CB5D2C">
      <w:pPr>
        <w:pStyle w:val="BodyText"/>
      </w:pPr>
      <w:r>
        <w:t xml:space="preserve">Leong’s initial studies measured wind speeds at trees with and without butterfly clusters, concluding that “during winter storms, the butterflies clustered on those few trees that offered the greatest protection against winds of 2 m/s or greater” (Leong 1990). Though, technically the highest wind speed measured in this study was </w:t>
      </w:r>
      <w:r w:rsidR="7359CF25">
        <w:t xml:space="preserve">only </w:t>
      </w:r>
      <w:r>
        <w:t>1.66 m/s. Based on these inferred correlations Leong reported that “butterflies cluster in areas of the grove that offer exposure to filtered sunlight and shelter from strong wind movement” (Leong et al. 1991). In later publications, Leong added anecdotal observations, noting that “roosting butterflies were blown from their clusters or dislodged by excessive branch movements (shaking) caused by winds exceeding 2 m/s” and that “upon dislodgment, the butterflies flew to and resettled on foliage of trees that offered better shelter from strong winds” (Leong 1999). When storm winds coincided with morning temperatures below 15</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C, “the dislodged butterflies would be blown to the ground and remain there until temperatures reached flight threshold,” with “butterflies littering the ground at the base of roosting trees” commonly observed after winter storms (Leong 1999). </w:t>
      </w:r>
    </w:p>
    <w:p w14:paraId="3913B36B" w14:textId="0B7ED518" w:rsidR="008E5555" w:rsidRDefault="198A2277">
      <w:pPr>
        <w:pStyle w:val="BodyText"/>
      </w:pPr>
      <w:r>
        <w:t xml:space="preserve">Though the Microclimate Hypothesis originated from untested anecdotal observations, it still gained widespread acceptance and came to directly inform management guidelines at multiple levels. Leong’s 2016 synthesis for California Department of Fish and Wildlife formally established that “winds </w:t>
      </w:r>
      <m:oMath>
        <m:r>
          <m:rPr>
            <m:sty m:val="p"/>
          </m:rPr>
          <w:rPr>
            <w:rFonts w:ascii="Cambria Math" w:hAnsi="Cambria Math"/>
          </w:rPr>
          <m:t>≥</m:t>
        </m:r>
      </m:oMath>
      <w:r>
        <w:t xml:space="preserve"> 2 m/s are disruptive to the aggregating butterflies by blowing them from their roosting branches or dislodging them by shaking the branches,” and that when subjected to such winds when above flight threshold temperature, butterflies “either flew to a more sheltered area of the grove or, if no refuge area was available, abandoned the grove temporarily or for the remainder of the season” (Leong 2016). Thus, the Microclimate Hypothesis “made obvious” that successful overwintering sites would consistently exhibit a specific suite of conditions, including protection from wind </w:t>
      </w:r>
      <m:oMath>
        <m:r>
          <m:rPr>
            <m:sty m:val="p"/>
          </m:rPr>
          <w:rPr>
            <w:rFonts w:ascii="Cambria Math" w:hAnsi="Cambria Math"/>
          </w:rPr>
          <m:t>≥</m:t>
        </m:r>
      </m:oMath>
      <w:r>
        <w:t xml:space="preserve"> 2 m/s. This then implied that specific abiotic parameters</w:t>
      </w:r>
      <w:r w:rsidR="08791791">
        <w:t xml:space="preserve"> </w:t>
      </w:r>
      <w:r>
        <w:t>should guide habitat management and restoration efforts, a principle now widely adopted in monarch conservation plans (Xerces Society 2016; Jepsen et al. 2017; Pelton 2020; Weiss and Rich 2008; Althouse &amp; Meade, Inc. and Creekside Science 2023).</w:t>
      </w:r>
    </w:p>
    <w:p w14:paraId="43D6D09C" w14:textId="1E718D2B" w:rsidR="008E5555" w:rsidRDefault="00CB5D2C">
      <w:pPr>
        <w:pStyle w:val="BodyText"/>
      </w:pPr>
      <w:r>
        <w:lastRenderedPageBreak/>
        <w:t xml:space="preserve">However, empirical testing has gradually dismantled the Microclimate Hypothesis’ core assumption of a uniform environmental envelope. When researchers tested whether monarchs select for consistent microclimatic attributes (temperature, light, and humidity) </w:t>
      </w:r>
      <w:r w:rsidRPr="1D251770">
        <w:rPr>
          <w:i/>
          <w:iCs/>
        </w:rPr>
        <w:t xml:space="preserve">across </w:t>
      </w:r>
      <w:r>
        <w:t xml:space="preserve">groves, they found that the realized microclimate varied significantly with latitude and local geography (Saniee and Villablanca 2022). Temperature responses proved more complex than originally proposed, with monarchs avoiding freezing temperatures but selecting the warmest cold temperatures available at their latitude (Fisher et al. 2024). Humidity showed geographic variability rather than consistency (Saniee and Villablanca 2022). </w:t>
      </w:r>
      <w:r w:rsidR="1ED3FEB4">
        <w:t xml:space="preserve">This geographic variability in microclimate utilization, where selection </w:t>
      </w:r>
      <w:r w:rsidR="399FFBE0">
        <w:t xml:space="preserve">seems to </w:t>
      </w:r>
      <w:r w:rsidR="1ED3FEB4">
        <w:t>occur hierarchically across multiple spatial scales rather than for a single environmental envelope, fundamentally contradicts Leong’s original hypothesis (Fisher et al. 2024</w:t>
      </w:r>
      <w:r w:rsidR="5E0CDAFE">
        <w:t>;</w:t>
      </w:r>
      <w:r w:rsidR="1ED3FEB4">
        <w:t xml:space="preserve"> Saniee and Villablanca 2022). </w:t>
      </w:r>
      <w:r>
        <w:t>Of the three Microclimate Hypothesis parameters tested</w:t>
      </w:r>
      <w:r w:rsidR="39340755">
        <w:t xml:space="preserve"> thus far</w:t>
      </w:r>
      <w:r>
        <w:t xml:space="preserve">, only light exposure </w:t>
      </w:r>
      <w:r w:rsidR="24BA9E64">
        <w:t>is supported</w:t>
      </w:r>
      <w:r>
        <w:t xml:space="preserve"> as a </w:t>
      </w:r>
      <w:r w:rsidR="07BC16EF">
        <w:t xml:space="preserve">potential </w:t>
      </w:r>
      <w:r>
        <w:t>unifying factor</w:t>
      </w:r>
      <w:r w:rsidR="3F2371D4">
        <w:t xml:space="preserve">. </w:t>
      </w:r>
      <w:r w:rsidR="3EA10ACC">
        <w:t xml:space="preserve">Given that </w:t>
      </w:r>
      <w:r w:rsidR="3F2371D4">
        <w:t xml:space="preserve">various research perspectives </w:t>
      </w:r>
      <w:r w:rsidR="5566E80E">
        <w:t xml:space="preserve">have been </w:t>
      </w:r>
      <w:r w:rsidR="3F2371D4">
        <w:t>utilized</w:t>
      </w:r>
      <w:r w:rsidR="57EFD70A">
        <w:t xml:space="preserve"> in the consideration of light,</w:t>
      </w:r>
      <w:r>
        <w:t xml:space="preserve"> successful overwintering sites </w:t>
      </w:r>
      <w:r w:rsidR="74D758A2">
        <w:t xml:space="preserve">are </w:t>
      </w:r>
      <w:r w:rsidR="6AE3E227">
        <w:t>known</w:t>
      </w:r>
      <w:r w:rsidR="74D758A2">
        <w:t xml:space="preserve"> </w:t>
      </w:r>
      <w:r w:rsidR="5DDA965D">
        <w:t xml:space="preserve">by different light characteristics including </w:t>
      </w:r>
      <w:r>
        <w:t>consistent patterns of canopy openness (Weiss et al. 1991)</w:t>
      </w:r>
      <w:r w:rsidR="1E460F19">
        <w:t>, specific shading patterns (Ibsen et al. 2026),</w:t>
      </w:r>
      <w:r>
        <w:t xml:space="preserve"> and high intensity light of short duration (Saniee and Villablanca 2022). </w:t>
      </w:r>
    </w:p>
    <w:p w14:paraId="230DC81E" w14:textId="7E414AFE" w:rsidR="008E5555" w:rsidRDefault="198A2277">
      <w:pPr>
        <w:pStyle w:val="BodyText"/>
      </w:pPr>
      <w:r>
        <w:t xml:space="preserve">Among the four parameters of Leong’s Microclimate Hypothesis, the wind disruption component of the Microclimate Hypothesis (hereafter Wind Disruption Hypothesis) stands apart as never </w:t>
      </w:r>
      <w:r w:rsidR="1D98E6B2">
        <w:t xml:space="preserve">having </w:t>
      </w:r>
      <w:r>
        <w:t xml:space="preserve">undergone direct empirical testing. </w:t>
      </w:r>
      <w:r w:rsidR="066419E5">
        <w:t>Therefore, d</w:t>
      </w:r>
      <w:r>
        <w:t>espite widespread adoption of the Wind Disruption Hypothesis’ 2 m/s wind protection threshold in restoration efforts (Xerces Society 2018; Jepsen et al. 2017; Althouse &amp; Meade, Inc. and Creekside Science 2023; U.S. Fish and Wildlife Service 2024; Weiss 2018; Leong 2016), no study has directly test</w:t>
      </w:r>
      <w:r w:rsidR="4E6180D9">
        <w:t>ed</w:t>
      </w:r>
      <w:r>
        <w:t xml:space="preserve"> butterfly responses to wind exposure, or distinguish</w:t>
      </w:r>
      <w:r w:rsidR="1794DC5F">
        <w:t>ed</w:t>
      </w:r>
      <w:r>
        <w:t xml:space="preserve"> whether butterflies actively avoid wind</w:t>
      </w:r>
      <w:r w:rsidR="457564B7">
        <w:t xml:space="preserve"> or the</w:t>
      </w:r>
      <w:r>
        <w:t xml:space="preserve"> hydric or thermic effects of wind, or some other correlated </w:t>
      </w:r>
      <w:r w:rsidR="4B9BA91F">
        <w:t xml:space="preserve">but </w:t>
      </w:r>
      <w:r>
        <w:t>unmeasured variable</w:t>
      </w:r>
      <w:r w:rsidR="47AB5352">
        <w:t>(</w:t>
      </w:r>
      <w:r>
        <w:t>s</w:t>
      </w:r>
      <w:r w:rsidR="63C4B798">
        <w:t>)</w:t>
      </w:r>
      <w:r>
        <w:t>.</w:t>
      </w:r>
    </w:p>
    <w:p w14:paraId="62C2D966" w14:textId="74C30511" w:rsidR="008E5555" w:rsidRDefault="198A2277" w:rsidP="1D251770">
      <w:pPr>
        <w:pStyle w:val="BodyText"/>
        <w:spacing w:line="259" w:lineRule="auto"/>
      </w:pPr>
      <w:r>
        <w:t xml:space="preserve">Between the 1980s and mid-2010s, </w:t>
      </w:r>
      <w:r w:rsidR="1BC226F1">
        <w:t xml:space="preserve">overwintering </w:t>
      </w:r>
      <w:r>
        <w:t xml:space="preserve">populations </w:t>
      </w:r>
      <w:r w:rsidR="797F2791">
        <w:t xml:space="preserve">of western monarchs </w:t>
      </w:r>
      <w:r>
        <w:t xml:space="preserve">collapsed by approximately 97% (Schultz et al. 2017), with population viability analyses revealing a 72% quasi-extinction risk within 20 years (Schultz et al. 2017). The winter 2018 to 2019 </w:t>
      </w:r>
      <w:r w:rsidR="105DB5CF">
        <w:t xml:space="preserve">Western Monarch Thanksgiving Count </w:t>
      </w:r>
      <w:r>
        <w:t xml:space="preserve">recorded fewer than 30,000 monarchs, a single-year drop of 86%, representing over 99% decline from 1980s abundance (Pelton et al. 2019). The 2020 </w:t>
      </w:r>
      <w:r w:rsidR="2CC66851">
        <w:t>c</w:t>
      </w:r>
      <w:r>
        <w:t xml:space="preserve">ount documented only 1,901 butterflies, the lowest number ever recorded. </w:t>
      </w:r>
      <w:r w:rsidR="639AC908">
        <w:t>T</w:t>
      </w:r>
      <w:r>
        <w:t>he 2024 to 2025 count of 9,119 represents the second-lowest count</w:t>
      </w:r>
      <w:r w:rsidR="761027D6">
        <w:t>.</w:t>
      </w:r>
      <w:r>
        <w:t xml:space="preserve"> </w:t>
      </w:r>
      <w:r w:rsidR="227E5E01">
        <w:t>T</w:t>
      </w:r>
      <w:r>
        <w:t xml:space="preserve">he latest count </w:t>
      </w:r>
      <w:r w:rsidR="6BF03662">
        <w:t xml:space="preserve">in 2025–2026 </w:t>
      </w:r>
      <w:r>
        <w:t>of 12,260 is the third lowest on record</w:t>
      </w:r>
      <w:r w:rsidR="408DA99E">
        <w:t xml:space="preserve"> and</w:t>
      </w:r>
      <w:r>
        <w:t xml:space="preserve"> </w:t>
      </w:r>
      <w:r w:rsidR="66FC45FD">
        <w:t xml:space="preserve">demonstrates </w:t>
      </w:r>
      <w:r>
        <w:t xml:space="preserve">the population’s continued precarity (Xerces Society 2025a). </w:t>
      </w:r>
      <w:r w:rsidR="74EB8505">
        <w:t>D</w:t>
      </w:r>
      <w:r>
        <w:t>eclin</w:t>
      </w:r>
      <w:commentRangeStart w:id="61"/>
      <w:commentRangeStart w:id="62"/>
      <w:r>
        <w:t>e</w:t>
      </w:r>
      <w:r w:rsidR="6E7F46CC">
        <w:t>s</w:t>
      </w:r>
      <w:r>
        <w:t xml:space="preserve"> </w:t>
      </w:r>
      <w:r w:rsidR="64DAD46F">
        <w:t>are a</w:t>
      </w:r>
      <w:commentRangeEnd w:id="61"/>
      <w:r w:rsidR="00CB5D2C">
        <w:rPr>
          <w:rStyle w:val="CommentReference"/>
          <w:sz w:val="24"/>
          <w:szCs w:val="24"/>
        </w:rPr>
        <w:commentReference w:id="61"/>
      </w:r>
      <w:commentRangeEnd w:id="62"/>
      <w:r w:rsidR="00CB5D2C">
        <w:rPr>
          <w:rStyle w:val="CommentReference"/>
          <w:sz w:val="24"/>
          <w:szCs w:val="24"/>
        </w:rPr>
        <w:commentReference w:id="62"/>
      </w:r>
      <w:r w:rsidR="64DAD46F">
        <w:t xml:space="preserve">ssociated with </w:t>
      </w:r>
      <w:r>
        <w:t>multiple interacting stressors including herbicide use and associated breeding habitat loss, pesticide exposure, climate change, and the loss and degradation of overwintering habitat (Crone et al. 2019; Pelton et al. 2019; Oberhauser 2026).</w:t>
      </w:r>
      <w:r w:rsidR="3D0AABE3">
        <w:t xml:space="preserve"> </w:t>
      </w:r>
      <w:r w:rsidR="21643589">
        <w:t>In western monarchs e</w:t>
      </w:r>
      <w:r>
        <w:t xml:space="preserve">vidence suggests that the overwintering stage represents the most limiting phase of the annual cycle, with declines concentrated during winter and early spring periods (Pelton et al. 2019; Marini and Zalucki 2017). </w:t>
      </w:r>
      <w:r w:rsidR="54DA8D2D">
        <w:t xml:space="preserve">Thus, in terms of Western Monarch conservation </w:t>
      </w:r>
      <w:r w:rsidR="6B2DD331">
        <w:lastRenderedPageBreak/>
        <w:t>priorities,</w:t>
      </w:r>
      <w:r w:rsidR="54DA8D2D">
        <w:t xml:space="preserve"> </w:t>
      </w:r>
      <w:r w:rsidR="6A072217">
        <w:t xml:space="preserve">management of </w:t>
      </w:r>
      <w:r>
        <w:t xml:space="preserve">California coastal overwintering groves </w:t>
      </w:r>
      <w:r w:rsidR="47FE94E1">
        <w:t>has</w:t>
      </w:r>
      <w:r>
        <w:t xml:space="preserve"> emerged as the focal point</w:t>
      </w:r>
      <w:r w:rsidR="7DC2E38D">
        <w:t>, and testing the Wind Disruption Hypothesis has become critically important.</w:t>
      </w:r>
    </w:p>
    <w:p w14:paraId="681B083A" w14:textId="0E78C627" w:rsidR="008E5555" w:rsidRDefault="198A2277">
      <w:pPr>
        <w:pStyle w:val="BodyText"/>
      </w:pPr>
      <w:r>
        <w:t xml:space="preserve">Testing the Disruptive Wind Hypothesis requires addressing a fundamental methodological challenge: isolating wind effects from confounding environmental variables that naturally covary in field settings. Solar radiation is a potential covariate that can trigger butterfly departures through direct heating (Masters et al. 1988; Kammer 1970). Temperature is a potential covariate known to independently influence activity patterns, with monarchs exhibiting predictable responses as temperatures approach and exceed flight thresholds (Barker and Herman 1976). Time of day creates inherent activity rhythms related to sun angle and thermal conditions (Mouritsen and Frost 2002) </w:t>
      </w:r>
      <w:r w:rsidR="7B9638F8">
        <w:t xml:space="preserve">especially if </w:t>
      </w:r>
      <w:r>
        <w:t>clusters reform nightly. Furthermore, wind itself is multidimensional, characterized not only by average speed but also by gustiness and variability (Nathan et al. 2005) that could differentially affect butterfly behavior. A rigorous test must therefore control for potentially confounding factors while examining multiple aspects of wind exposure.</w:t>
      </w:r>
    </w:p>
    <w:p w14:paraId="701781AB" w14:textId="54E5763D" w:rsidR="008E5555" w:rsidRDefault="198A2277">
      <w:pPr>
        <w:pStyle w:val="BodyText"/>
      </w:pPr>
      <w:r>
        <w:t xml:space="preserve">Our primary objective was to evaluate the </w:t>
      </w:r>
      <w:r w:rsidR="3C820E86">
        <w:t>Disruptive</w:t>
      </w:r>
      <w:r w:rsidR="084F9900">
        <w:t xml:space="preserve"> Wind Hypothesis</w:t>
      </w:r>
      <w:r>
        <w:t xml:space="preserve">. First, we hypothesized that wind, alongside other environmental factors, predicts butterfly abundance at overwintering clusters. If true, we predict that wind will emerge as a significant predictor of abundance changes, with monarch abundance (i.e., cluster size) decreasing when exposed to </w:t>
      </w:r>
      <w:r w:rsidR="3B54A616">
        <w:t xml:space="preserve">increasing </w:t>
      </w:r>
      <w:r>
        <w:t xml:space="preserve">wind speeds. Second, we hypothesized that wind becomes disruptive above a specific threshold of 2 m/s. If this threshold represents a meaningful biological boundary, we predict that monarch abundance (i.e., cluster size) will decline at roosts experiencing winds exceeding </w:t>
      </w:r>
      <w:r w:rsidR="28300DA2">
        <w:t xml:space="preserve">a </w:t>
      </w:r>
      <w:r>
        <w:t>2 m/s</w:t>
      </w:r>
      <w:r w:rsidR="004A1908">
        <w:t xml:space="preserve"> threshold</w:t>
      </w:r>
      <w:r>
        <w:t xml:space="preserve">. Third, we hypothesized that </w:t>
      </w:r>
      <w:r w:rsidR="28B654C4">
        <w:t xml:space="preserve">above the threshold </w:t>
      </w:r>
      <w:r>
        <w:t>wind’s disruptive effects scale with intensity. If disruption increases with wind speed, we predict proportionally greater decreases in monarch abundance (i.e., cluster size) as wind speeds rise above the threshold. Finally, we hypothesized that experiencing disruptive winds affects monarch site fidelity. If wind disruption influences future roost selection, we predict decreased site fidelity at wind-disturbed roosts.</w:t>
      </w:r>
    </w:p>
    <w:p w14:paraId="50D66CD7" w14:textId="77777777" w:rsidR="008E5555" w:rsidRDefault="00CB5D2C">
      <w:pPr>
        <w:pStyle w:val="Heading1"/>
      </w:pPr>
      <w:bookmarkStart w:id="63" w:name="materials-and-methods"/>
      <w:bookmarkEnd w:id="10"/>
      <w:r>
        <w:t>Materials and Methods</w:t>
      </w:r>
    </w:p>
    <w:p w14:paraId="4D1A475A" w14:textId="77777777" w:rsidR="008E5555" w:rsidRDefault="00CB5D2C">
      <w:pPr>
        <w:pStyle w:val="Heading2"/>
      </w:pPr>
      <w:bookmarkStart w:id="64" w:name="study-site"/>
      <w:r>
        <w:t>Study Site</w:t>
      </w:r>
    </w:p>
    <w:p w14:paraId="06DA3E90" w14:textId="7BE21C65" w:rsidR="008E5555" w:rsidRDefault="00CB5D2C" w:rsidP="1D251770">
      <w:pPr>
        <w:pStyle w:val="FirstParagraph"/>
        <w:spacing w:line="259" w:lineRule="auto"/>
      </w:pPr>
      <w:r>
        <w:t>Vandenberg Space Force Base (VSFB, 34.7398</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N, 120.5725</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W) in Santa Barbara County, California, was selected based on: extensive historical plantings of blue gum eucalyptus (</w:t>
      </w:r>
      <w:r w:rsidRPr="1D251770">
        <w:rPr>
          <w:i/>
          <w:iCs/>
        </w:rPr>
        <w:t>Eucalyptus globulus</w:t>
      </w:r>
      <w:r>
        <w:t xml:space="preserve">) that support overwintering habitat, historical occupation of that habitat, restricted access providing security for long-term equipment deployment, and federal funding that mandated research be conducted on federal lands. VSFB contains thirty documented overwintering groves, with several over the last decade consistently in the top 10% statewide based on population abundance (Xerces Society 2025b). Ten locations were selected from the thirty based on consistent occupancy by monarch </w:t>
      </w:r>
      <w:r>
        <w:lastRenderedPageBreak/>
        <w:t xml:space="preserve">aggregations, year-round research access, and </w:t>
      </w:r>
      <w:r w:rsidR="7F563673">
        <w:t xml:space="preserve">first-hand </w:t>
      </w:r>
      <w:r>
        <w:t xml:space="preserve">knowledge by Jessica Griffiths the VSFB Monarch Conservation Coordinator and long-term VSFB coordinator of Western Monarch Thanksgiving Counts (Xerces Society 2025b). We deployed monitoring equipment </w:t>
      </w:r>
      <w:r w:rsidR="06C066B9">
        <w:t>for</w:t>
      </w:r>
      <w:r>
        <w:t xml:space="preserve"> two overwintering seasons, with four sites monitored during 2023–2024 and ten sites during 2024–2025. </w:t>
      </w:r>
    </w:p>
    <w:p w14:paraId="17D71C6A" w14:textId="77777777" w:rsidR="008E5555" w:rsidRDefault="0E4BA734" w:rsidP="1D251770">
      <w:pPr>
        <w:pStyle w:val="Heading2"/>
      </w:pPr>
      <w:r>
        <w:t>Monitoring Strategy</w:t>
      </w:r>
    </w:p>
    <w:p w14:paraId="043019F8" w14:textId="6A44480E" w:rsidR="008E5555" w:rsidRDefault="198A2277" w:rsidP="1D251770">
      <w:pPr>
        <w:pStyle w:val="FirstParagraph"/>
        <w:spacing w:line="259" w:lineRule="auto"/>
      </w:pPr>
      <w:r>
        <w:t>Spring Canyon (34.6315</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N, 120.6182</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W) is the most historically reliable and highest overwintering abundance site on VSFB. It is approximately 2.0-hectares of mature blue gum eucalyptus (BGE) ranging to 40 meters in height. A perennial creek runs through the grove, creating a riparian corridor supporting heterogeneous canopy structure, variable tree spacing, and diverse understory vegetation. Surf Road, an infrequently used but paved access road, bisects both the creek and forest canopy. Although only recently (2022) documented, UDMH </w:t>
      </w:r>
      <w:r w:rsidR="4C87C96A">
        <w:t>consistently ranks</w:t>
      </w:r>
      <w:r>
        <w:t xml:space="preserve"> among the base’s highest population sites. UDMH (34.6719</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N, 120.5950</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W), comprises 5.1-hectares of BGE windrows </w:t>
      </w:r>
      <w:r w:rsidR="7654A4EB">
        <w:t>with an</w:t>
      </w:r>
      <w:r>
        <w:t xml:space="preserve"> understory of scattered low shrubs.</w:t>
      </w:r>
      <w:bookmarkEnd w:id="64"/>
    </w:p>
    <w:p w14:paraId="73AEEB8C" w14:textId="65CC4CB7" w:rsidR="7B6FAF95" w:rsidRDefault="7B6FAF95" w:rsidP="2A5FCF08">
      <w:pPr>
        <w:pStyle w:val="FirstParagraph"/>
      </w:pPr>
      <w:r>
        <w:t xml:space="preserve">In the 2023–2024 </w:t>
      </w:r>
      <w:r w:rsidR="16094CA7">
        <w:t xml:space="preserve">overwintering </w:t>
      </w:r>
      <w:r>
        <w:t xml:space="preserve">season two sites were sampled </w:t>
      </w:r>
      <w:r w:rsidR="31DB8CE8">
        <w:t xml:space="preserve">given that </w:t>
      </w:r>
      <w:r>
        <w:t>monarchs were present</w:t>
      </w:r>
      <w:r w:rsidR="120B0971">
        <w:t xml:space="preserve">. All other sites </w:t>
      </w:r>
      <w:r w:rsidR="64424A62">
        <w:t xml:space="preserve">on base </w:t>
      </w:r>
      <w:r w:rsidR="3BF3EABB">
        <w:t xml:space="preserve">were </w:t>
      </w:r>
      <w:r>
        <w:t>excluded from analysis</w:t>
      </w:r>
      <w:r w:rsidR="60C7BF0A">
        <w:t xml:space="preserve"> due to a lack of monarch butterfl</w:t>
      </w:r>
      <w:r w:rsidR="3D06F9BF">
        <w:t>ies</w:t>
      </w:r>
      <w:r>
        <w:t xml:space="preserve">. Unfortunately, the 2024–2025 season coincided with historically low monarch abundance throughout California (Xerces Society 2025b), thus </w:t>
      </w:r>
      <w:r w:rsidR="3AA9DD10">
        <w:t>no data are presented for</w:t>
      </w:r>
      <w:r>
        <w:t xml:space="preserve"> 2024–2025.</w:t>
      </w:r>
    </w:p>
    <w:p w14:paraId="6755DFB6" w14:textId="686AB057" w:rsidR="2A5FCF08" w:rsidRDefault="2A5FCF08" w:rsidP="2A5FCF08">
      <w:pPr>
        <w:pStyle w:val="BodyText"/>
      </w:pPr>
    </w:p>
    <w:p w14:paraId="482046CC" w14:textId="77777777" w:rsidR="008E5555" w:rsidRDefault="00CB5D2C">
      <w:pPr>
        <w:pStyle w:val="Heading2"/>
      </w:pPr>
      <w:bookmarkStart w:id="65" w:name="monitoring-strategy"/>
      <w:bookmarkStart w:id="66" w:name="field-equipment"/>
      <w:bookmarkEnd w:id="65"/>
      <w:r>
        <w:t>Field Equipment</w:t>
      </w:r>
    </w:p>
    <w:p w14:paraId="1948D648" w14:textId="66B25C67" w:rsidR="008E5555" w:rsidRDefault="198A2277">
      <w:pPr>
        <w:pStyle w:val="FirstParagraph"/>
      </w:pPr>
      <w:r>
        <w:t xml:space="preserve">To observe changes in </w:t>
      </w:r>
      <w:r w:rsidR="07E6B823">
        <w:t xml:space="preserve">the </w:t>
      </w:r>
      <w:r w:rsidR="3DAFAF24">
        <w:t xml:space="preserve">abundance of </w:t>
      </w:r>
      <w:r w:rsidR="1A41E0AE">
        <w:t xml:space="preserve">monarch in a </w:t>
      </w:r>
      <w:r>
        <w:t xml:space="preserve">cluster </w:t>
      </w:r>
      <w:r w:rsidR="25B483A2">
        <w:t xml:space="preserve">(abundance) </w:t>
      </w:r>
      <w:r>
        <w:t xml:space="preserve">in response to wind, we deployed remote monitoring equipment adjacent to butterfly clusters using 15-meter-tall fiberglass telescoping poles (Max-Gain Systems, Inc., Marietta, GA). Poles were anchored </w:t>
      </w:r>
      <w:r w:rsidR="42F75374">
        <w:t>on a triangular base</w:t>
      </w:r>
      <w:r>
        <w:t xml:space="preserve">, with guy lines connecting the base (anchors) to the pole’s top, thus creating stable freestanding structures. Poles were 4–17 meters (horizontal distance) from their cluster. This distance was determined through </w:t>
      </w:r>
      <w:r w:rsidR="226A79CB">
        <w:t xml:space="preserve">wireless live-view </w:t>
      </w:r>
      <w:r>
        <w:t xml:space="preserve">field </w:t>
      </w:r>
      <w:r w:rsidR="17D40023">
        <w:t xml:space="preserve">optimization </w:t>
      </w:r>
      <w:r>
        <w:t xml:space="preserve">to provide the image resolution required by our grid-based counting method (see below). Specifically, this positioning minimized disturbance to monarchs, provided sufficient field of view, and provided necessary resolution of individual clustered butterflies. In addition, pole placement was often constrained by ground stability relative to the freestanding structure, </w:t>
      </w:r>
      <w:r w:rsidR="16AA5274">
        <w:t xml:space="preserve">anchor </w:t>
      </w:r>
      <w:r>
        <w:t xml:space="preserve">footprint, clearance requirements, and viewing angles. Deployments near active clusters did </w:t>
      </w:r>
      <w:r w:rsidR="653B972C">
        <w:t xml:space="preserve">not disturb </w:t>
      </w:r>
      <w:r w:rsidR="6E973FFC">
        <w:t>monarchs; no</w:t>
      </w:r>
      <w:r>
        <w:t xml:space="preserve"> </w:t>
      </w:r>
      <w:r w:rsidR="31181B8A">
        <w:t>cluster bursts</w:t>
      </w:r>
      <w:r>
        <w:t xml:space="preserve"> w</w:t>
      </w:r>
      <w:r w:rsidR="70342155">
        <w:t xml:space="preserve">ere </w:t>
      </w:r>
      <w:r>
        <w:t>observed during equipment deployment.</w:t>
      </w:r>
    </w:p>
    <w:p w14:paraId="2833DB42" w14:textId="2F19FC4F" w:rsidR="008E5555" w:rsidRDefault="198A2277" w:rsidP="1D251770">
      <w:pPr>
        <w:pStyle w:val="BodyText"/>
        <w:spacing w:line="259" w:lineRule="auto"/>
        <w:rPr>
          <w:ins w:id="67" w:author="jediffendorfer@usgs.gov" w:date="2026-04-21T13:59:00Z" w16du:dateUtc="2026-04-21T13:59:16Z"/>
        </w:rPr>
      </w:pPr>
      <w:commentRangeStart w:id="68"/>
      <w:r>
        <w:t>Monarch abundance (cluster size)</w:t>
      </w:r>
      <w:commentRangeEnd w:id="68"/>
      <w:r w:rsidR="00CB5D2C">
        <w:rPr>
          <w:rStyle w:val="CommentReference"/>
          <w:sz w:val="24"/>
          <w:szCs w:val="24"/>
        </w:rPr>
        <w:commentReference w:id="68"/>
      </w:r>
      <w:r>
        <w:t xml:space="preserve"> was monitored using trail cameras (GardePro E7 and E8, Shenzhen, China) modified for near-infrared (NIR) imaging which enhanced clustering </w:t>
      </w:r>
      <w:r>
        <w:lastRenderedPageBreak/>
        <w:t>butterfly and vegetation contrast (Hristov et al. 2019), which in turn improved abundance estimation. Cameras were chosen for durability under extended field deployment, native time-lapse functionality, and modification potential. Modifications exploited an internal filter-switching mechanism by engaging the clear glass filter, disconnecting power to prevent reversion to infrared, and mounting NIR pass filters (</w:t>
      </w:r>
      <m:oMath>
        <m:r>
          <m:rPr>
            <m:sty m:val="p"/>
          </m:rPr>
          <w:rPr>
            <w:rFonts w:ascii="Cambria Math" w:hAnsi="Cambria Math"/>
          </w:rPr>
          <m:t>&gt;</m:t>
        </m:r>
      </m:oMath>
      <w:r>
        <w:t xml:space="preserve">850 nm) in front of the native lens. Restricting incoming light to NIR wavelengths </w:t>
      </w:r>
      <w:r w:rsidR="031A1F6E">
        <w:t xml:space="preserve">exploited the high NIR reflectance characteristic of living vegetation (Gates et al. 1965; Thaj and Prasad 2025) </w:t>
      </w:r>
      <w:r>
        <w:t>produc</w:t>
      </w:r>
      <w:r w:rsidR="42EE6877">
        <w:t>ing</w:t>
      </w:r>
      <w:r>
        <w:t xml:space="preserve"> black and white images where clustering butterflies appeared as dark masses against bright eucalyptus foliage. Field comparison to human-labeler (see below) confirmed sufficient visual contrast for accurate estimation of cluster size. </w:t>
      </w:r>
    </w:p>
    <w:p w14:paraId="1A51374A" w14:textId="13CC34F0" w:rsidR="008E5555" w:rsidRDefault="00CB5D2C" w:rsidP="1D251770">
      <w:pPr>
        <w:pStyle w:val="BodyText"/>
        <w:spacing w:line="259" w:lineRule="auto"/>
      </w:pPr>
      <w:r>
        <w:t>Cameras, in time-lapse mode with motion detection disabled, were mounted atop poles and positioned horizontally toward butterfly clusters at roost height. The camera sampling interval</w:t>
      </w:r>
      <w:r w:rsidR="43127C7C">
        <w:t xml:space="preserve"> was determined through statistical validation</w:t>
      </w:r>
      <w:r w:rsidR="6ED2E290">
        <w:t xml:space="preserve"> </w:t>
      </w:r>
      <w:r w:rsidR="61A09412">
        <w:t xml:space="preserve">and </w:t>
      </w:r>
      <w:r>
        <w:t>balanced</w:t>
      </w:r>
      <w:r w:rsidR="3A481682">
        <w:t>:</w:t>
      </w:r>
      <w:r>
        <w:t xml:space="preserve"> information content and temporal resolution, battery life</w:t>
      </w:r>
      <w:r w:rsidR="1761D0D0">
        <w:t>,</w:t>
      </w:r>
      <w:r>
        <w:t xml:space="preserve"> and human-labeler data processing capacity. Initial deployments used 10-minute intervals to capture images of changing butterfly abundance. Post-deployment analyses using mixed-effects models and information-theoretic approaches systematically conducted sequential subsampling starting with full temporal resolution (10-minute interval) and progressively testing reduced frequencies. Model comparison, using Akaike Information Criterion (AIC), demonstrated that 30-minute intervals provided optimal balance, losing less than 5% of information (measured by root mean square error) compared to full temporal resolution while reducing image processing workload by 67%. Variance comparison analysis and visual assessment of fitted trend lines confirmed that this interval preserved essential time-series patterns including diurnal activity cycles, weather-response dynamics, and multi-day population trends. Battery life constraints and field deployment logistics were consistent with this interval, enabling extended autonomous operation essential for capturing complete behavioral sequences.</w:t>
      </w:r>
    </w:p>
    <w:p w14:paraId="38C2CF06" w14:textId="047D12A8" w:rsidR="008E5555" w:rsidRDefault="00CB5D2C">
      <w:pPr>
        <w:pStyle w:val="BodyText"/>
      </w:pPr>
      <w:r>
        <w:t>To quantify if predicted wind conditions influenced butterfly behavior, wind monitoring equipment (WindLog Wind Data Loggers, Rain Wise Inc., Trenton, Maine) was installed at pole apices thereby measuring wind at roost heights. Wind loggers recorded average wind speed and maximum wind gust at one-minute intervals. This was the shortest interval supported by the sensors, enabled calculation of wind speed minimum, maximum, and variance within each 30-minute photographic interval, and captured gustiness otherwise lost with longer intervals.</w:t>
      </w:r>
    </w:p>
    <w:p w14:paraId="248CFB6A" w14:textId="236BAB80" w:rsidR="008E5555" w:rsidRDefault="198A2277">
      <w:pPr>
        <w:pStyle w:val="BodyText"/>
      </w:pPr>
      <w:r>
        <w:t>Monitoring equipment was reposition</w:t>
      </w:r>
      <w:r w:rsidR="11A77C31">
        <w:t>ed when</w:t>
      </w:r>
      <w:r>
        <w:t xml:space="preserve"> following cluster aggregations</w:t>
      </w:r>
      <w:r w:rsidR="180FAF47">
        <w:t xml:space="preserve"> across a season</w:t>
      </w:r>
      <w:r>
        <w:t xml:space="preserve">. To systematically organize our monitoring efforts, we defined discrete </w:t>
      </w:r>
      <w:r w:rsidR="3CBEE0E4">
        <w:t xml:space="preserve">cluster </w:t>
      </w:r>
      <w:r>
        <w:t xml:space="preserve">monitoring periods as deployment units. Each deployment unit represented a unique combination of </w:t>
      </w:r>
      <w:r w:rsidR="2932CB15">
        <w:t xml:space="preserve">cluster </w:t>
      </w:r>
      <w:commentRangeStart w:id="69"/>
      <w:r>
        <w:t>loc</w:t>
      </w:r>
      <w:commentRangeEnd w:id="69"/>
      <w:r w:rsidR="00CB5D2C">
        <w:rPr>
          <w:rStyle w:val="CommentReference"/>
          <w:sz w:val="24"/>
          <w:szCs w:val="24"/>
        </w:rPr>
        <w:commentReference w:id="69"/>
      </w:r>
      <w:r>
        <w:t xml:space="preserve">ation, camera configuration (camera ID, mounting height, and viewing angle), associated wind measurements, and photos for abundance estimates, over a temporal period. This deployment-based structure provided standardized sampling </w:t>
      </w:r>
      <w:r>
        <w:lastRenderedPageBreak/>
        <w:t>units that accounted for variation in environmental conditions and equipment configurations while treating each deployment as an independent time-series.</w:t>
      </w:r>
    </w:p>
    <w:p w14:paraId="4F95CA01" w14:textId="77777777" w:rsidR="008E5555" w:rsidRDefault="00CB5D2C">
      <w:pPr>
        <w:pStyle w:val="Heading2"/>
      </w:pPr>
      <w:bookmarkStart w:id="70" w:name="image-analysis"/>
      <w:bookmarkEnd w:id="66"/>
      <w:r>
        <w:t>Image Analysis</w:t>
      </w:r>
    </w:p>
    <w:p w14:paraId="4073608E" w14:textId="77777777" w:rsidR="008E5555" w:rsidRDefault="00CB5D2C">
      <w:pPr>
        <w:pStyle w:val="Heading3"/>
      </w:pPr>
      <w:bookmarkStart w:id="71" w:name="grid-based-counting-method-for-images"/>
      <w:r>
        <w:t>Grid-Based Counting Method for Images</w:t>
      </w:r>
    </w:p>
    <w:p w14:paraId="254BF969" w14:textId="554A49D6" w:rsidR="008E5555" w:rsidRDefault="00CB5D2C">
      <w:pPr>
        <w:pStyle w:val="FirstParagraph"/>
      </w:pPr>
      <w:r>
        <w:t xml:space="preserve">To systematically quantify changes in overwintering butterfly abundance, we developed a grid-based protocol that balanced </w:t>
      </w:r>
      <w:r w:rsidR="60E18E55">
        <w:t xml:space="preserve">counting </w:t>
      </w:r>
      <w:r>
        <w:t xml:space="preserve">accuracy with the practical constraints of analyzing tens of thousands of images. This approach addresses where counts of all individuals would be prohibitively time-consuming, and where estimates of abundance would be a normal alternative, as is typical in monarch field research (e.g., Thanksgiving Count, (Xerces Society 2018)). But, because images were available, and we were not under field conditions, we could be somewhat more systematic. Thus, we subdivided each image using a grid overlay system whereafter human labelers assigned order-of-magnitude estimates (0: no butterflies, 1–9: single digits, 10–99: dozens, and 100–999: hundreds) per cell. Grid dimensions (and thus number of cells) were optimized </w:t>
      </w:r>
      <w:r w:rsidR="12712A2F">
        <w:t xml:space="preserve">(most occupied cells contained butterflies in the 10–99 count range) </w:t>
      </w:r>
      <w:r>
        <w:t>per deployment</w:t>
      </w:r>
      <w:r w:rsidR="11394E7A">
        <w:t xml:space="preserve">, </w:t>
      </w:r>
      <w:r w:rsidR="23A3E3DE">
        <w:t xml:space="preserve">and </w:t>
      </w:r>
      <w:r w:rsidR="11394E7A">
        <w:t>remained fixed within each deployment</w:t>
      </w:r>
      <w:r>
        <w:t>. Grid dimensions varied across deployments based on camera-to-cluster distance. This standardization balanced classification efficiency (effort) with spatial resolution, minimized cells randomly/erroneously alternating between different order-of-magnitude categories within a time series, and was facilitated with custom software developed using the Electron framework in JavaScript (</w:t>
      </w:r>
      <w:hyperlink r:id="rId10">
        <w:r w:rsidR="008E5555" w:rsidRPr="1D251770">
          <w:rPr>
            <w:rStyle w:val="Hyperlink"/>
          </w:rPr>
          <w:t>https://kylenessen.github.io/monarch_trailcam_classifier/</w:t>
        </w:r>
      </w:hyperlink>
      <w:r>
        <w:t>).</w:t>
      </w:r>
    </w:p>
    <w:p w14:paraId="6EABF21B" w14:textId="77777777" w:rsidR="008E5555" w:rsidRDefault="00CB5D2C">
      <w:pPr>
        <w:pStyle w:val="Heading3"/>
      </w:pPr>
      <w:bookmarkStart w:id="72" w:name="counting-protocol"/>
      <w:bookmarkEnd w:id="71"/>
      <w:r>
        <w:t>Counting Protocol</w:t>
      </w:r>
    </w:p>
    <w:p w14:paraId="5573E227" w14:textId="13C622E4" w:rsidR="008E5555" w:rsidRDefault="00CB5D2C">
      <w:pPr>
        <w:pStyle w:val="FirstParagraph"/>
      </w:pPr>
      <w:r>
        <w:t>Human labelers, trained on a comprehensive online guide with example images and detailed classification criteria, estimated butterfly abundance within each grid cell using the four order-of-magnitude categories (</w:t>
      </w:r>
      <w:hyperlink r:id="rId11">
        <w:r w:rsidR="008E5555" w:rsidRPr="1D251770">
          <w:rPr>
            <w:rStyle w:val="Hyperlink"/>
          </w:rPr>
          <w:t>https://kylenessen.github.io/monarch_trailcam_classifier/</w:t>
        </w:r>
      </w:hyperlink>
      <w:r>
        <w:t>). Th</w:t>
      </w:r>
      <w:r w:rsidR="6C6B7070">
        <w:t>is</w:t>
      </w:r>
      <w:r>
        <w:t xml:space="preserve"> optimized efficiency while maintaining consistency across observers. For example, abundance estimates derived from two-dimensional image planes only, without estimating three-dimensional cluster abundance, structure or depth. This approach intentionally excluded hidden individuals behind visible butterflies in overlapping aggregations, thus providing a conservative and less subjective but more consistent measure of abundance. Labelers also classified cells as receiving direct sunlight when branches or butterflies exhibited additional illumination clearly from direct rather than indirect light. This </w:t>
      </w:r>
      <w:r w:rsidR="71B1223E">
        <w:t xml:space="preserve">classification </w:t>
      </w:r>
      <w:r>
        <w:t>was recorded only for occupied cells and stored separately. Labelers received ongoing feedback throughout the classification process. All classifications underwent review (KN) for common errors including mislabeled cells, incorrect category assignments, and inconsistent counting-criteria application. Direct communication of corrections to all labelers ensured consistent protocol application.</w:t>
      </w:r>
    </w:p>
    <w:p w14:paraId="59B7E508" w14:textId="77777777" w:rsidR="008E5555" w:rsidRDefault="00CB5D2C">
      <w:pPr>
        <w:pStyle w:val="Heading3"/>
      </w:pPr>
      <w:bookmarkStart w:id="73" w:name="butterfly-index-calculation"/>
      <w:bookmarkEnd w:id="72"/>
      <w:r>
        <w:lastRenderedPageBreak/>
        <w:t>Butterfly Index Calculation</w:t>
      </w:r>
    </w:p>
    <w:p w14:paraId="7EDA4F33" w14:textId="77777777" w:rsidR="008E5555" w:rsidRDefault="00CB5D2C">
      <w:pPr>
        <w:pStyle w:val="FirstParagraph"/>
      </w:pPr>
      <w:r>
        <w:t>We calculated a butterfly index (BI) for each frame in a deployment time series:</w:t>
      </w:r>
    </w:p>
    <w:p w14:paraId="181D5BEE" w14:textId="77777777" w:rsidR="008E5555" w:rsidRDefault="00CB5D2C">
      <w:pPr>
        <w:pStyle w:val="BodyText"/>
      </w:pPr>
      <m:oMathPara>
        <m:oMathParaPr>
          <m:jc m:val="center"/>
        </m:oMathParaPr>
        <m:oMath>
          <m:r>
            <m:rPr>
              <m:nor/>
            </m:rPr>
            <m:t>Butterfly index</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ρ</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oMath>
      </m:oMathPara>
    </w:p>
    <w:p w14:paraId="395C6B70" w14:textId="65CA21D8" w:rsidR="008E5555" w:rsidRDefault="00CB5D2C">
      <w:pPr>
        <w:pStyle w:val="FirstParagraph"/>
      </w:pPr>
      <w:r>
        <w:t xml:space="preserve">where </w:t>
      </w:r>
      <m:oMath>
        <m:sSub>
          <m:sSubPr>
            <m:ctrlPr>
              <w:rPr>
                <w:rFonts w:ascii="Cambria Math" w:hAnsi="Cambria Math"/>
              </w:rPr>
            </m:ctrlPr>
          </m:sSubPr>
          <m:e>
            <m:r>
              <w:rPr>
                <w:rFonts w:ascii="Cambria Math" w:hAnsi="Cambria Math"/>
              </w:rPr>
              <m:t>ρ</m:t>
            </m:r>
          </m:e>
          <m:sub>
            <m:r>
              <w:rPr>
                <w:rFonts w:ascii="Cambria Math" w:hAnsi="Cambria Math"/>
              </w:rPr>
              <m:t>i</m:t>
            </m:r>
          </m:sub>
        </m:sSub>
      </m:oMath>
      <w:r>
        <w:t xml:space="preserve"> represents the number of cells in category </w:t>
      </w:r>
      <m:oMath>
        <m:r>
          <w:rPr>
            <w:rFonts w:ascii="Cambria Math" w:hAnsi="Cambria Math"/>
          </w:rPr>
          <m:t>i</m:t>
        </m:r>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represents the </w:t>
      </w:r>
      <w:r w:rsidR="1D3BFC61">
        <w:t>protocol-based</w:t>
      </w:r>
      <w:r>
        <w:t xml:space="preserve"> count estimate for </w:t>
      </w:r>
      <w:r w:rsidR="2AC5CBB8">
        <w:t xml:space="preserve">the number of cells oof </w:t>
      </w:r>
      <w:r>
        <w:t>that category. We used minimum (conservative) category values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r>
          <w:rPr>
            <w:rFonts w:ascii="Cambria Math" w:hAnsi="Cambria Math"/>
          </w:rPr>
          <m:t>1</m:t>
        </m:r>
      </m:oMath>
      <w:r>
        <w:t xml:space="preserve"> for category 1–9, </w:t>
      </w:r>
      <m:oMath>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r>
          <w:rPr>
            <w:rFonts w:ascii="Cambria Math" w:hAnsi="Cambria Math"/>
          </w:rPr>
          <m:t>10</m:t>
        </m:r>
      </m:oMath>
      <w:r>
        <w:t xml:space="preserve"> for category 10–99, and </w:t>
      </w:r>
      <m:oMath>
        <m:sSub>
          <m:sSubPr>
            <m:ctrlPr>
              <w:rPr>
                <w:rFonts w:ascii="Cambria Math" w:hAnsi="Cambria Math"/>
              </w:rPr>
            </m:ctrlPr>
          </m:sSubPr>
          <m:e>
            <m:r>
              <w:rPr>
                <w:rFonts w:ascii="Cambria Math" w:hAnsi="Cambria Math"/>
              </w:rPr>
              <m:t>C</m:t>
            </m:r>
          </m:e>
          <m:sub>
            <m:r>
              <w:rPr>
                <w:rFonts w:ascii="Cambria Math" w:hAnsi="Cambria Math"/>
              </w:rPr>
              <m:t>3</m:t>
            </m:r>
          </m:sub>
        </m:sSub>
        <m:r>
          <m:rPr>
            <m:sty m:val="p"/>
          </m:rPr>
          <w:rPr>
            <w:rFonts w:ascii="Cambria Math" w:hAnsi="Cambria Math"/>
          </w:rPr>
          <m:t>=</m:t>
        </m:r>
        <m:r>
          <w:rPr>
            <w:rFonts w:ascii="Cambria Math" w:hAnsi="Cambria Math"/>
          </w:rPr>
          <m:t>100</m:t>
        </m:r>
      </m:oMath>
      <w:r>
        <w:t xml:space="preserve"> for category 100–999) rather than midpoint or maximum values to ensure temporal analyses reflected genuine population shifts on an order of magnitude scale.</w:t>
      </w:r>
    </w:p>
    <w:p w14:paraId="29928773" w14:textId="77777777" w:rsidR="008E5555" w:rsidRDefault="00CB5D2C">
      <w:pPr>
        <w:pStyle w:val="Heading2"/>
      </w:pPr>
      <w:bookmarkStart w:id="74" w:name="temperature-data-extraction"/>
      <w:bookmarkEnd w:id="70"/>
      <w:bookmarkEnd w:id="73"/>
      <w:r>
        <w:t>Temperature Data Extraction</w:t>
      </w:r>
    </w:p>
    <w:p w14:paraId="7562FF7F" w14:textId="5E516823" w:rsidR="008E5555" w:rsidRDefault="198A2277">
      <w:pPr>
        <w:pStyle w:val="FirstParagraph"/>
      </w:pPr>
      <w:r>
        <w:t>Given that temperature may influence monarch activity and potentially confound wind effects, ambient temperature data were extracted from camera images (</w:t>
      </w:r>
      <w:r w:rsidR="57694254">
        <w:t>30-minute</w:t>
      </w:r>
      <w:r>
        <w:t xml:space="preserve"> interval)</w:t>
      </w:r>
      <w:r w:rsidR="13B16116">
        <w:t>.</w:t>
      </w:r>
      <w:r>
        <w:t xml:space="preserve"> Cameras displayed temperature readings on the image overlay, but values were not accessible through EXIF metadata, </w:t>
      </w:r>
      <w:r w:rsidR="21C94AA6">
        <w:t>so w</w:t>
      </w:r>
      <w:r>
        <w:t xml:space="preserve">e developed an automated </w:t>
      </w:r>
      <w:r w:rsidR="6784F90B">
        <w:t xml:space="preserve">optical character recognition (OCR) </w:t>
      </w:r>
      <w:r>
        <w:t>technology Python script</w:t>
      </w:r>
      <m:oMath>
        <m:r>
          <m:rPr>
            <m:sty m:val="p"/>
          </m:rPr>
          <w:rPr>
            <w:rFonts w:ascii="Cambria Math" w:hAnsi="Cambria Math"/>
          </w:rPr>
          <m:t>∼</m:t>
        </m:r>
      </m:oMath>
      <w:r>
        <w:t xml:space="preserve"> us</w:t>
      </w:r>
      <w:r w:rsidR="27C15AEA">
        <w:t>ed</w:t>
      </w:r>
      <w:r>
        <w:t xml:space="preserve"> preprocessing strategies and pattern matching algorithms to accommodate variations in image quality and display characteristics. </w:t>
      </w:r>
      <w:r w:rsidR="0AA41414">
        <w:t>W</w:t>
      </w:r>
      <w:r>
        <w:t xml:space="preserve">e </w:t>
      </w:r>
      <w:r w:rsidR="5B494FA8">
        <w:t xml:space="preserve">then </w:t>
      </w:r>
      <w:r>
        <w:t xml:space="preserve">manually reviewed and corrected edge cases through visualization of deployment-specific time series </w:t>
      </w:r>
      <w:r w:rsidR="69A057DA">
        <w:t xml:space="preserve">that </w:t>
      </w:r>
      <w:r>
        <w:t>enabled identification and correction of erroneous values. This process ensured complete and validated time series temperature values.</w:t>
      </w:r>
    </w:p>
    <w:p w14:paraId="71F0983B" w14:textId="77777777" w:rsidR="008E5555" w:rsidRDefault="00CB5D2C">
      <w:pPr>
        <w:pStyle w:val="Heading2"/>
      </w:pPr>
      <w:bookmarkStart w:id="75" w:name="statistical-analysis"/>
      <w:bookmarkEnd w:id="74"/>
      <w:r>
        <w:t>Statistical Analysis</w:t>
      </w:r>
    </w:p>
    <w:p w14:paraId="360CFB42" w14:textId="77777777" w:rsidR="008E5555" w:rsidRDefault="00CB5D2C">
      <w:pPr>
        <w:pStyle w:val="Heading3"/>
      </w:pPr>
      <w:bookmarkStart w:id="76" w:name="data-preparation"/>
      <w:r>
        <w:t>Data Preparation</w:t>
      </w:r>
    </w:p>
    <w:p w14:paraId="2B0FD524" w14:textId="01D82668" w:rsidR="008E5555" w:rsidRDefault="198A2277">
      <w:pPr>
        <w:pStyle w:val="FirstParagraph"/>
      </w:pPr>
      <w:r>
        <w:t xml:space="preserve">We employed a lag-based framework to capture the temporal dynamics of butterfly responses to environmental changes, comparing the BI between consecutive daytime 30-minute intervals. Observation pairs were constructed by matching BI at time </w:t>
      </w:r>
      <m:oMath>
        <m:r>
          <w:rPr>
            <w:rFonts w:ascii="Cambria Math" w:hAnsi="Cambria Math"/>
          </w:rPr>
          <m:t>t</m:t>
        </m:r>
      </m:oMath>
      <w:r>
        <w:t xml:space="preserve"> with BI at time </w:t>
      </w:r>
      <m:oMath>
        <m:r>
          <w:rPr>
            <w:rFonts w:ascii="Cambria Math" w:hAnsi="Cambria Math"/>
          </w:rPr>
          <m:t>t</m:t>
        </m:r>
        <m:r>
          <m:rPr>
            <m:sty m:val="p"/>
          </m:rPr>
          <w:rPr>
            <w:rFonts w:ascii="Cambria Math" w:hAnsi="Cambria Math"/>
          </w:rPr>
          <m:t>-</m:t>
        </m:r>
        <m:r>
          <w:rPr>
            <w:rFonts w:ascii="Cambria Math" w:hAnsi="Cambria Math"/>
          </w:rPr>
          <m:t>30</m:t>
        </m:r>
      </m:oMath>
      <w:r>
        <w:t xml:space="preserve"> minutes, applying a </w:t>
      </w:r>
      <m:oMath>
        <m:r>
          <m:rPr>
            <m:sty m:val="p"/>
          </m:rPr>
          <w:rPr>
            <w:rFonts w:ascii="Cambria Math" w:hAnsi="Cambria Math"/>
          </w:rPr>
          <m:t>±</m:t>
        </m:r>
      </m:oMath>
      <w:r>
        <w:t xml:space="preserve">5-minute tolerance window to accommodate minor temporal variations in image capture. Observation pairs where both time points recorded zero butterflies were excluded as uninformative, reducing the dataset from approximately 2,500 to 1,894 </w:t>
      </w:r>
      <w:r w:rsidR="1E349D19">
        <w:t xml:space="preserve">pairs </w:t>
      </w:r>
      <w:r>
        <w:t xml:space="preserve">across 115 unique deployment-day combinations. The response variable (change in BI between time points) underwent cube root transformation to achieve approximate normality while preserving directional information: </w:t>
      </w:r>
      <m:oMath>
        <m:r>
          <w:rPr>
            <w:rFonts w:ascii="Cambria Math" w:hAnsi="Cambria Math"/>
          </w:rPr>
          <m:t>y</m:t>
        </m:r>
        <m:r>
          <m:rPr>
            <m:sty m:val="p"/>
          </m:rPr>
          <w:rPr>
            <w:rFonts w:ascii="Cambria Math" w:hAnsi="Cambria Math"/>
          </w:rPr>
          <m:t>=</m:t>
        </m:r>
        <m:r>
          <m:rPr>
            <m:nor/>
          </m:rPr>
          <m:t>sign</m:t>
        </m:r>
        <m:r>
          <m:rPr>
            <m:sty m:val="p"/>
          </m:rPr>
          <w:rPr>
            <w:rFonts w:ascii="Cambria Math" w:hAnsi="Cambria Math"/>
          </w:rPr>
          <m:t>(Δ)×|Δ</m:t>
        </m:r>
        <m:sSup>
          <m:sSupPr>
            <m:ctrlPr>
              <w:rPr>
                <w:rFonts w:ascii="Cambria Math" w:hAnsi="Cambria Math"/>
              </w:rPr>
            </m:ctrlPr>
          </m:sSupPr>
          <m:e>
            <m:r>
              <m:rPr>
                <m:sty m:val="p"/>
              </m:rP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3</m:t>
            </m:r>
          </m:sup>
        </m:sSup>
      </m:oMath>
      <w:r>
        <w:t xml:space="preserve">, where </w:t>
      </w:r>
      <m:oMath>
        <m:r>
          <m:rPr>
            <m:sty m:val="p"/>
          </m:rPr>
          <w:rPr>
            <w:rFonts w:ascii="Cambria Math" w:hAnsi="Cambria Math"/>
          </w:rPr>
          <m:t>Δ</m:t>
        </m:r>
      </m:oMath>
      <w:r>
        <w:t xml:space="preserve"> represents the difference in BI (</w:t>
      </w:r>
      <m:oMath>
        <m:r>
          <m:rPr>
            <m:sty m:val="p"/>
          </m:rPr>
          <w:rPr>
            <w:rFonts w:ascii="Cambria Math" w:hAnsi="Cambria Math"/>
          </w:rPr>
          <m:t>Δ</m:t>
        </m:r>
      </m:oMath>
      <w:r>
        <w:t xml:space="preserve">BI). Data analysis revealed </w:t>
      </w:r>
      <w:commentRangeStart w:id="77"/>
      <w:r>
        <w:t xml:space="preserve">generally </w:t>
      </w:r>
      <w:r w:rsidR="11E2A044">
        <w:t>normal</w:t>
      </w:r>
      <w:r>
        <w:t xml:space="preserve"> </w:t>
      </w:r>
      <w:commentRangeEnd w:id="77"/>
      <w:r w:rsidR="00CB5D2C">
        <w:rPr>
          <w:rStyle w:val="CommentReference"/>
          <w:sz w:val="24"/>
          <w:szCs w:val="24"/>
        </w:rPr>
        <w:commentReference w:id="77"/>
      </w:r>
      <w:r>
        <w:t xml:space="preserve">distributions except for bimodality in the </w:t>
      </w:r>
      <m:oMath>
        <m:r>
          <m:rPr>
            <m:sty m:val="p"/>
          </m:rPr>
          <w:rPr>
            <w:rFonts w:ascii="Cambria Math" w:hAnsi="Cambria Math"/>
          </w:rPr>
          <m:t>Δ</m:t>
        </m:r>
      </m:oMath>
      <w:r>
        <w:t>BI data from SC deployment 8</w:t>
      </w:r>
      <w:r w:rsidR="0A81B49E">
        <w:t xml:space="preserve"> where</w:t>
      </w:r>
      <w:r>
        <w:t xml:space="preserve"> a large </w:t>
      </w:r>
      <w:r w:rsidR="031FCB70">
        <w:t xml:space="preserve">cluster </w:t>
      </w:r>
      <w:r>
        <w:t>abruptly declined to near zero without a</w:t>
      </w:r>
      <w:r w:rsidR="7A47310D">
        <w:t xml:space="preserve"> </w:t>
      </w:r>
      <w:r>
        <w:t xml:space="preserve">corresponding change in </w:t>
      </w:r>
      <w:r w:rsidR="0464899F">
        <w:t>any</w:t>
      </w:r>
      <w:r>
        <w:t xml:space="preserve"> environmental variable</w:t>
      </w:r>
      <w:commentRangeStart w:id="78"/>
      <w:r w:rsidRPr="2A5FCF08">
        <w:t>.</w:t>
      </w:r>
      <w:commentRangeEnd w:id="78"/>
      <w:r w:rsidR="00CB5D2C">
        <w:rPr>
          <w:rStyle w:val="CommentReference"/>
          <w:sz w:val="24"/>
          <w:szCs w:val="24"/>
        </w:rPr>
        <w:commentReference w:id="78"/>
      </w:r>
      <w:r>
        <w:t xml:space="preserve"> Regardless of the bimodality we retained SC8 in the final analysis for three reasons: to maximize sample size, avoid arbitrary data exclusion, and sensitivity analysis showed that the cube root transformation of </w:t>
      </w:r>
      <m:oMath>
        <m:r>
          <m:rPr>
            <m:sty m:val="p"/>
          </m:rPr>
          <w:rPr>
            <w:rFonts w:ascii="Cambria Math" w:hAnsi="Cambria Math"/>
          </w:rPr>
          <m:t>Δ</m:t>
        </m:r>
      </m:oMath>
      <w:r>
        <w:t xml:space="preserve">BI adequately addressed the </w:t>
      </w:r>
      <w:r>
        <w:lastRenderedPageBreak/>
        <w:t>distributional concerns, and model selection and parameter estimates remaining consistent whether SC8 was included or excluded.</w:t>
      </w:r>
    </w:p>
    <w:p w14:paraId="19708878" w14:textId="77777777" w:rsidR="008E5555" w:rsidRDefault="00CB5D2C">
      <w:pPr>
        <w:pStyle w:val="Heading3"/>
      </w:pPr>
      <w:bookmarkStart w:id="79" w:name="variable-selection"/>
      <w:bookmarkEnd w:id="76"/>
      <w:r>
        <w:t>Variable Selection</w:t>
      </w:r>
    </w:p>
    <w:p w14:paraId="0D301486" w14:textId="77777777" w:rsidR="008E5555" w:rsidRDefault="00CB5D2C">
      <w:pPr>
        <w:pStyle w:val="FirstParagraph"/>
      </w:pPr>
      <w:r>
        <w:t>Predictor variables were selected to test specific hypotheses while avoiding multicollinearity. Maximum wind gust speed during each 30-minute interval served as the primary wind metric, while average sustained speed, modal gust, and gust standard deviation were excluded due to high correlation (</w:t>
      </w:r>
      <m:oMath>
        <m:r>
          <w:rPr>
            <w:rFonts w:ascii="Cambria Math" w:hAnsi="Cambria Math"/>
          </w:rPr>
          <m:t>r</m:t>
        </m:r>
        <m:r>
          <m:rPr>
            <m:sty m:val="p"/>
          </m:rPr>
          <w:rPr>
            <w:rFonts w:ascii="Cambria Math" w:hAnsi="Cambria Math"/>
          </w:rPr>
          <m:t>&gt;</m:t>
        </m:r>
        <m:r>
          <w:rPr>
            <w:rFonts w:ascii="Cambria Math" w:hAnsi="Cambria Math"/>
          </w:rPr>
          <m:t>0.75</m:t>
        </m:r>
      </m:oMath>
      <w:r>
        <w:t xml:space="preserve">). Other environmental predictors were average temperature between observation pairs, number of butterflies in direct sunlight at the </w:t>
      </w:r>
      <m:oMath>
        <m:r>
          <w:rPr>
            <w:rFonts w:ascii="Cambria Math" w:hAnsi="Cambria Math"/>
          </w:rPr>
          <m:t>t</m:t>
        </m:r>
      </m:oMath>
      <w:r>
        <w:t xml:space="preserve"> time point, and to capture diurnal patterns, the time of day was defined as minutes elapsed since the first observation of each day. BI at the previous time point was included as a control variable, enabling distinction between proportional and absolute changes in abundance. When included, this variable tests effects on proportional change; when excluded, models test effects on absolute change.</w:t>
      </w:r>
    </w:p>
    <w:p w14:paraId="0890239D" w14:textId="77777777" w:rsidR="008E5555" w:rsidRDefault="00CB5D2C">
      <w:pPr>
        <w:pStyle w:val="Heading3"/>
      </w:pPr>
      <w:bookmarkStart w:id="80" w:name="model-framework"/>
      <w:bookmarkEnd w:id="79"/>
      <w:r>
        <w:t>Model Framework</w:t>
      </w:r>
    </w:p>
    <w:p w14:paraId="1CB2E3BA" w14:textId="7BB861A5" w:rsidR="008E5555" w:rsidRDefault="00CB5D2C">
      <w:pPr>
        <w:pStyle w:val="FirstParagraph"/>
      </w:pPr>
      <w:r>
        <w:t xml:space="preserve">To test for environmental effects on the response variable (BI), the analyses </w:t>
      </w:r>
      <w:r w:rsidR="28FF0FF2">
        <w:t xml:space="preserve">implemented </w:t>
      </w:r>
      <w:r>
        <w:t xml:space="preserve">generalized additive mixed models (GAMMs) through the mgcv package in R. Model selection compared 52 candidate models using AIC. </w:t>
      </w:r>
      <w:commentRangeStart w:id="81"/>
      <w:commentRangeStart w:id="82"/>
      <w:r>
        <w:t xml:space="preserve">The candidate set comprised two fundamental frameworks: models including </w:t>
      </w:r>
      <w:r w:rsidR="69270986">
        <w:t xml:space="preserve">(24 models) </w:t>
      </w:r>
      <w:r>
        <w:t>and excluding (24 models)</w:t>
      </w:r>
      <w:r w:rsidR="1D61B5F8">
        <w:t xml:space="preserve"> the lag abundance term</w:t>
      </w:r>
      <w:r>
        <w:t>, with each framework containing null models, single predictor models, additive combinations, two- and three-way interactions</w:t>
      </w:r>
      <w:commentRangeEnd w:id="81"/>
      <w:r>
        <w:rPr>
          <w:rStyle w:val="CommentReference"/>
          <w:sz w:val="24"/>
          <w:szCs w:val="24"/>
        </w:rPr>
        <w:commentReference w:id="81"/>
      </w:r>
      <w:commentRangeEnd w:id="82"/>
      <w:r>
        <w:rPr>
          <w:rStyle w:val="CommentReference"/>
          <w:sz w:val="24"/>
          <w:szCs w:val="24"/>
        </w:rPr>
        <w:commentReference w:id="82"/>
      </w:r>
      <w:r>
        <w:t>, and models incorporating smooth terms for non-linear relationships. Random effects accounted for variation at three hierarchical levels: deployment location, observer, and deployment-day. Temporal autocorrelation within days was addressed using a first-order autoregressive (AR1) correlation structure grouped by deployment-day. All models were fitted using REML estimation.</w:t>
      </w:r>
    </w:p>
    <w:p w14:paraId="15D7180F" w14:textId="10F27321" w:rsidR="008E5555" w:rsidRDefault="00CB5D2C">
      <w:pPr>
        <w:pStyle w:val="BodyText"/>
      </w:pPr>
      <w:r>
        <w:t>To sp</w:t>
      </w:r>
      <w:commentRangeStart w:id="83"/>
      <w:commentRangeStart w:id="84"/>
      <w:r>
        <w:t>ecific</w:t>
      </w:r>
      <w:commentRangeEnd w:id="83"/>
      <w:r>
        <w:rPr>
          <w:rStyle w:val="CommentReference"/>
          <w:sz w:val="24"/>
          <w:szCs w:val="24"/>
        </w:rPr>
        <w:commentReference w:id="83"/>
      </w:r>
      <w:commentRangeEnd w:id="84"/>
      <w:r>
        <w:rPr>
          <w:rStyle w:val="CommentReference"/>
          <w:sz w:val="24"/>
          <w:szCs w:val="24"/>
        </w:rPr>
        <w:commentReference w:id="84"/>
      </w:r>
      <w:r>
        <w:t xml:space="preserve">ally test for threshold effects of the Disruptive Wind Hypothesis’ 2 m/s, we repeated the entire </w:t>
      </w:r>
      <w:r w:rsidR="5B59A7C5">
        <w:t xml:space="preserve">52 model structures </w:t>
      </w:r>
      <w:r>
        <w:t>with a threshold-based predictor: count of minutes within each 30-minute period where wind gusts equaled or exceeded 2 m/s. This variable ranged from 0 to 30 minutes and was tested using the same (above)</w:t>
      </w:r>
      <w:r w:rsidR="4741F4B9">
        <w:t>. Thus, model selection allowed</w:t>
      </w:r>
      <w:r>
        <w:t xml:space="preserve"> direct comparison of continuous versus threshold-based wind effects.</w:t>
      </w:r>
    </w:p>
    <w:p w14:paraId="77C2C7D8" w14:textId="77777777" w:rsidR="008E5555" w:rsidRDefault="00CB5D2C">
      <w:pPr>
        <w:pStyle w:val="Heading3"/>
      </w:pPr>
      <w:bookmarkStart w:id="85" w:name="model-validation"/>
      <w:bookmarkEnd w:id="80"/>
      <w:r>
        <w:t>Model Validation</w:t>
      </w:r>
    </w:p>
    <w:p w14:paraId="0679A5DB" w14:textId="77492452" w:rsidR="008E5555" w:rsidRDefault="00CB5D2C">
      <w:pPr>
        <w:pStyle w:val="FirstParagraph"/>
      </w:pPr>
      <w:r>
        <w:t>Model assumptions were verified through standard residual diagnostics including examination of residual distributions, fitted versus residual plots, and quantile-quantile plots. Convergence was confirmed for all candidate models in both the continuous and threshold analyses. Model performance and predictor significance were evaluated through AIC comparison, with models differing by less than 2 AIC units co</w:t>
      </w:r>
      <w:commentRangeStart w:id="86"/>
      <w:commentRangeStart w:id="87"/>
      <w:r>
        <w:t>nsidered equiv</w:t>
      </w:r>
      <w:commentRangeEnd w:id="86"/>
      <w:r>
        <w:rPr>
          <w:rStyle w:val="CommentReference"/>
          <w:sz w:val="24"/>
          <w:szCs w:val="24"/>
        </w:rPr>
        <w:commentReference w:id="86"/>
      </w:r>
      <w:commentRangeEnd w:id="87"/>
      <w:r>
        <w:rPr>
          <w:rStyle w:val="CommentReference"/>
          <w:sz w:val="24"/>
          <w:szCs w:val="24"/>
        </w:rPr>
        <w:commentReference w:id="87"/>
      </w:r>
      <w:r>
        <w:t>alent.</w:t>
      </w:r>
    </w:p>
    <w:p w14:paraId="03DC63C1" w14:textId="77777777" w:rsidR="008E5555" w:rsidRDefault="00CB5D2C">
      <w:pPr>
        <w:pStyle w:val="Heading3"/>
      </w:pPr>
      <w:bookmarkStart w:id="88" w:name="statistical-power-analysis"/>
      <w:bookmarkEnd w:id="85"/>
      <w:r>
        <w:lastRenderedPageBreak/>
        <w:t>Statistical Power Analysis</w:t>
      </w:r>
    </w:p>
    <w:p w14:paraId="38EBA87F" w14:textId="5640D45E" w:rsidR="008E5555" w:rsidRDefault="00CB5D2C">
      <w:pPr>
        <w:pStyle w:val="FirstParagraph"/>
      </w:pPr>
      <w:r>
        <w:t xml:space="preserve">We evaluated </w:t>
      </w:r>
      <w:r w:rsidR="177CE8B3">
        <w:t xml:space="preserve">our statistical ability to detect various wind effect sizes given 1,894 paired observations </w:t>
      </w:r>
      <w:r>
        <w:t>by conducting a simulation-based power analysis. We simulated 200 datasets from the best-fitting model (which excluded wind effects) and artificially introduced wind effects of known magnitude ranging from 0.05 to 0.20 standard deviations of the response variable. For each effect size, we refitted models including wind terms to determine the pro</w:t>
      </w:r>
      <m:oMath>
        <m:r>
          <w:rPr>
            <w:rFonts w:ascii="Cambria Math" w:hAnsi="Cambria Math"/>
          </w:rPr>
          <m:t>α</m:t>
        </m:r>
        <m:r>
          <m:rPr>
            <m:sty m:val="p"/>
          </m:rPr>
          <w:rPr>
            <w:rFonts w:ascii="Cambria Math" w:hAnsi="Cambria Math"/>
          </w:rPr>
          <m:t>=</m:t>
        </m:r>
        <m:r>
          <w:rPr>
            <w:rFonts w:ascii="Cambria Math" w:hAnsi="Cambria Math"/>
          </w:rPr>
          <m:t>0.05</m:t>
        </m:r>
      </m:oMath>
      <w:r>
        <w:t>￼). This simulation approach accounts for the complexity of our GAMM framework and hierarchical data structure, providing robust estimates of statistical power for detecting wind effects across a range of biologically plausible magnitudes.</w:t>
      </w:r>
    </w:p>
    <w:p w14:paraId="43ABF19E" w14:textId="77777777" w:rsidR="008E5555" w:rsidRDefault="00CB5D2C">
      <w:pPr>
        <w:pStyle w:val="Heading3"/>
      </w:pPr>
      <w:bookmarkStart w:id="89" w:name="dynamic-window-analysis"/>
      <w:bookmarkEnd w:id="88"/>
      <w:r>
        <w:t>Dynamic Window Analysis</w:t>
      </w:r>
    </w:p>
    <w:p w14:paraId="3661204D" w14:textId="7D6D6234" w:rsidR="008E5555" w:rsidRDefault="00CB5D2C">
      <w:pPr>
        <w:pStyle w:val="FirstParagraph"/>
      </w:pPr>
      <w:r>
        <w:t>The response time expected for changes in the response variable is technically unknown. The Disruptive Wind Hypothesis does not address response time(s), but we surmise they should be a function of environmental conditions and butterfly biology. In the analyses outlined above (30-minute), we assumed that the response time could be at that level of resolution (30-minutes) under flight temperature conditions or after shivering. But it could be longer. For example, a response could occur over the course of one day: a daytime disruptive wind event, later followed by a threshold temperature that might support a behavioral response. Or an evening/overnight disruptive wind event might lead to a response the following day. Furthermore, monarchs may make clustering decisions on longer temporal horizons by not responding to immediate environmental conditions. To examine whether day-to-day changes in BI depend on cumulative weather exposure and are not just dependent on changes over a 30-minute interval, we conducted a complementary analysis using dynamic temporal windows. We tested two longer time windows to examine the robustness of our findings based on the 30-minute response window. First, a “24-hour” window provided a standardized comparison, extending exactly 24 hours from the previous day’s maximum BI (i.e., allowing for the maximum possible response</w:t>
      </w:r>
      <w:r w:rsidR="790B5114">
        <w:t xml:space="preserve"> over a fixed time</w:t>
      </w:r>
      <w:r>
        <w:t xml:space="preserve">). Second, a </w:t>
      </w:r>
      <w:r w:rsidR="30A53931">
        <w:t>biologically aligned</w:t>
      </w:r>
      <w:r>
        <w:t xml:space="preserve"> “Next Day Window” spanning from the previous day’s maximum BI to the current day’s last observation, approximating functional sunset on the second day when roosting decisions would have a second chance to be finalized. The Next Day Window interval might thus allow for roosting decisions that could not be made the previous evening because of temperatures below flight threshold. This window varied in duration (mean = 29.6 hours) capturing the exposure period of a peak aggregation through two potential opportunities for a subsequent roosting decision.</w:t>
      </w:r>
    </w:p>
    <w:p w14:paraId="47210503" w14:textId="77777777" w:rsidR="008E5555" w:rsidRDefault="00CB5D2C">
      <w:pPr>
        <w:pStyle w:val="BodyText"/>
      </w:pPr>
      <w:r>
        <w:t>Daily aggregate metrics were computed for each deployment-day combination, including maximum BI, 95th percentile BI, and mean of the top three BIs. We retained only days with 15–25 daytime photographs to ensure adequate temporal coverage, then constructed consecutive day pairs separated by exactly one day. Pairs where both days had a maximum BI of zero were excluded as uninformative. The response variable, defined as the change in maximum daily BI over the designated dynamic window, underwent signed square root transformation to achieve approximate normality while preserving directional information.</w:t>
      </w:r>
    </w:p>
    <w:p w14:paraId="58CA122A" w14:textId="55B814EB" w:rsidR="008E5555" w:rsidRDefault="198A2277">
      <w:pPr>
        <w:pStyle w:val="BodyText"/>
      </w:pPr>
      <w:r>
        <w:lastRenderedPageBreak/>
        <w:t>Weather metric variable selection for the dynamic window analyses began with 19 candidate predictors. Candidates included: spanning baseline BI metrics, temperature summaries (minimum, maximum, and mean values, plus cumulative metrics such as degree-hours above 15</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C), wind exposure measures (average sustained speed, maximum gust, cumulative gust exposure, and time above the proposed 2 m/s threshold), and cumulative sun exposure (the cumulative BIs observed in direct sunlight across all frames within the window). The sun exposure candidate predictor integrated both exposure duration and instantaneous abundance. We conducted correlation analysis to identify multicollinearity within </w:t>
      </w:r>
      <w:r w:rsidR="60FCB0E4">
        <w:t xml:space="preserve">groups of </w:t>
      </w:r>
      <w:r>
        <w:t>predicto</w:t>
      </w:r>
      <w:commentRangeStart w:id="90"/>
      <w:r>
        <w:t>r</w:t>
      </w:r>
      <w:r w:rsidR="4A454A51">
        <w:t>s</w:t>
      </w:r>
      <w:commentRangeEnd w:id="90"/>
      <w:r w:rsidR="00CB5D2C">
        <w:rPr>
          <w:rStyle w:val="CommentReference"/>
          <w:sz w:val="24"/>
          <w:szCs w:val="24"/>
        </w:rPr>
        <w:commentReference w:id="90"/>
      </w:r>
      <w:r>
        <w:t>. Based on this analysis, we selected predictors that minimized redundancy while maintaining interpretability and adequate degrees of freedom relative to sample size. We selected maximum wind gust as the primary wind metric because it captured the variance of all wind variables in a single interpretable measure, showed high correlation with sustained speed, gust summation, and threshold exceedance metrics, and duplicated our selection for the 30-minute analysis. Mode wind gust was excluded because it contained too few unique values, causing model convergence issues. We excluded the candidate predictors mean temperature and degree-hours above 15</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C to reduce multicollinearity. We selected two non-overlapping candidate predictors for temperature (minimum and maximum). The cumulative direct sun exposure variable was retained. For the Next Day Window analysis, we included lag duration (hours) as a control variable to account for varying window lengths. Overall, we required 95% data completeness across temperature, wind, and daylight observations, calculated as the geometric mean of coverage ratios.</w:t>
      </w:r>
      <w:commentRangeStart w:id="91"/>
      <w:commentRangeEnd w:id="91"/>
      <w:r w:rsidR="00CB5D2C">
        <w:rPr>
          <w:rStyle w:val="CommentReference"/>
          <w:sz w:val="24"/>
          <w:szCs w:val="24"/>
        </w:rPr>
        <w:commentReference w:id="91"/>
      </w:r>
    </w:p>
    <w:p w14:paraId="5B27B970" w14:textId="10C99E75" w:rsidR="008E5555" w:rsidRDefault="00CB5D2C">
      <w:pPr>
        <w:pStyle w:val="BodyText"/>
      </w:pPr>
      <w:r>
        <w:t xml:space="preserve">Model selection followed the same information-theoretic approach as the 30-minute analysis. We evaluated 78 candidate models per window type using </w:t>
      </w:r>
      <w:r w:rsidR="19AE2175">
        <w:t>GAMMs</w:t>
      </w:r>
      <w:r>
        <w:t xml:space="preserve"> with deployment random intercepts and AR(1) temporal correlation structures. The candidate set included null models, single predictors, additive combinations, and models with smooth interaction terms. To address potential overfitting given the reduced sample size (</w:t>
      </w:r>
      <m:oMath>
        <m:r>
          <w:rPr>
            <w:rFonts w:ascii="Cambria Math" w:hAnsi="Cambria Math"/>
          </w:rPr>
          <m:t>n</m:t>
        </m:r>
      </m:oMath>
      <w:r>
        <w:t xml:space="preserve"> = 94–96 pairs), we applied conservative thresholds for the ratio of effective degrees of freedom to sample size and conducted leave-one-deployment-out cross-validation on top-performing models.</w:t>
      </w:r>
    </w:p>
    <w:p w14:paraId="1E01D1E9" w14:textId="77777777" w:rsidR="008E5555" w:rsidRDefault="00CB5D2C">
      <w:pPr>
        <w:pStyle w:val="CaptionedFigure"/>
      </w:pPr>
      <w:bookmarkStart w:id="92" w:name="fig:temporal_windows"/>
      <w:r>
        <w:rPr>
          <w:noProof/>
        </w:rPr>
        <w:lastRenderedPageBreak/>
        <w:drawing>
          <wp:inline distT="0" distB="0" distL="0" distR="0" wp14:anchorId="339C0088" wp14:editId="02CD3149">
            <wp:extent cx="4800600" cy="2383811"/>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figures/fig01_temporal_windows.png"/>
                    <pic:cNvPicPr>
                      <a:picLocks noChangeAspect="1" noChangeArrowheads="1"/>
                    </pic:cNvPicPr>
                  </pic:nvPicPr>
                  <pic:blipFill>
                    <a:blip r:embed="rId12"/>
                    <a:stretch>
                      <a:fillRect/>
                    </a:stretch>
                  </pic:blipFill>
                  <pic:spPr bwMode="auto">
                    <a:xfrm>
                      <a:off x="0" y="0"/>
                      <a:ext cx="4800600" cy="2383811"/>
                    </a:xfrm>
                    <a:prstGeom prst="rect">
                      <a:avLst/>
                    </a:prstGeom>
                    <a:noFill/>
                    <a:ln w="9525">
                      <a:noFill/>
                      <a:headEnd/>
                      <a:tailEnd/>
                    </a:ln>
                  </pic:spPr>
                </pic:pic>
              </a:graphicData>
            </a:graphic>
          </wp:inline>
        </w:drawing>
      </w:r>
    </w:p>
    <w:p w14:paraId="46DE916A" w14:textId="77777777" w:rsidR="008E5555" w:rsidRDefault="00CB5D2C">
      <w:pPr>
        <w:pStyle w:val="ImageCaption"/>
      </w:pPr>
      <w:commentRangeStart w:id="93"/>
      <w:commentRangeStart w:id="94"/>
      <w:r>
        <w:t>Temporal</w:t>
      </w:r>
      <w:commentRangeEnd w:id="93"/>
      <w:r>
        <w:rPr>
          <w:rStyle w:val="CommentReference"/>
          <w:sz w:val="24"/>
          <w:szCs w:val="24"/>
        </w:rPr>
        <w:commentReference w:id="93"/>
      </w:r>
      <w:commentRangeEnd w:id="94"/>
      <w:r>
        <w:rPr>
          <w:rStyle w:val="CommentReference"/>
          <w:sz w:val="24"/>
          <w:szCs w:val="24"/>
        </w:rPr>
        <w:commentReference w:id="94"/>
      </w:r>
      <w:r>
        <w:t xml:space="preserve"> analysis windows for monarch butterfly monitoring. The figure illustrates two complementary approaches: (1) 30-minute lag analysis comparing consecutive observation intervals to capture immediate responses to environmental changes, and (2) Next Day Window analysis spanning from the previous day’s maximum BI to the current day’s final observation (mean duration </w:t>
      </w:r>
      <m:oMath>
        <m:r>
          <w:rPr>
            <w:rFonts w:ascii="Cambria Math" w:hAnsi="Cambria Math"/>
          </w:rPr>
          <m:t>∼</m:t>
        </m:r>
      </m:oMath>
      <w:r>
        <w:t>29.6 hours). Camera observations occur at 30-minute intervals during daylight hours only. Background shading indicates day-night cycles with transitions at sunrise and sunset.</w:t>
      </w:r>
    </w:p>
    <w:p w14:paraId="637D6B11" w14:textId="77777777" w:rsidR="008E5555" w:rsidRDefault="00CB5D2C">
      <w:pPr>
        <w:pStyle w:val="Heading1"/>
      </w:pPr>
      <w:bookmarkStart w:id="95" w:name="results"/>
      <w:bookmarkEnd w:id="63"/>
      <w:bookmarkEnd w:id="75"/>
      <w:bookmarkEnd w:id="89"/>
      <w:bookmarkEnd w:id="92"/>
      <w:r>
        <w:t>Results</w:t>
      </w:r>
    </w:p>
    <w:p w14:paraId="5D816A07" w14:textId="77777777" w:rsidR="008E5555" w:rsidRDefault="00CB5D2C">
      <w:pPr>
        <w:pStyle w:val="Heading2"/>
      </w:pPr>
      <w:bookmarkStart w:id="96" w:name="descriptive-statistics"/>
      <w:r>
        <w:t>Descriptive Statistics</w:t>
      </w:r>
    </w:p>
    <w:p w14:paraId="48CD7C3D" w14:textId="7EEA2832" w:rsidR="008E5555" w:rsidRDefault="00CB5D2C">
      <w:pPr>
        <w:pStyle w:val="FirstParagraph"/>
      </w:pPr>
      <w:r>
        <w:t xml:space="preserve">Environmental conditions varied substantially across the 80-day monitoring period at SC and UDMH during the 2023–2024 overwintering season. The dataset comprised 2,028 unique observations collected at 30-minute intervals during daylight hours (06:00–17:00) from November 17, 2023, to February 4, 2024, totaling 1,014 observation hours across 115 unique deployment-days and producing approximately 56,000 images. Of these, 1,894 formed consecutive </w:t>
      </w:r>
      <w:r w:rsidR="7ACE7D6E">
        <w:t xml:space="preserve">and informative </w:t>
      </w:r>
      <w:r>
        <w:t>30-minute pairs used in the analysis.</w:t>
      </w:r>
    </w:p>
    <w:p w14:paraId="0E240701" w14:textId="77777777" w:rsidR="008E5555" w:rsidRDefault="198A2277">
      <w:pPr>
        <w:pStyle w:val="BodyText"/>
      </w:pPr>
      <w:r>
        <w:t xml:space="preserve">Wind speeds ranged from complete calm to moderately strong, with mean = 2.2 </w:t>
      </w:r>
      <m:oMath>
        <m:r>
          <m:rPr>
            <m:sty m:val="p"/>
          </m:rPr>
          <w:rPr>
            <w:rFonts w:ascii="Cambria Math" w:hAnsi="Cambria Math"/>
          </w:rPr>
          <m:t>±</m:t>
        </m:r>
      </m:oMath>
      <w:r>
        <w:t xml:space="preserve"> 1.4 m/s, median = 2.2 m/s, and maximum gust speeds reaching 12.4 m/s. The interquartile range of 1.3–3.0 m/s indicated that most observations occurred under relatively mild wind conditions. Temperatures showed considerable variation throughout the monitoring period, ranging from 3.0 to 30.0</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C, with mean = 14.5 </w:t>
      </w:r>
      <m:oMath>
        <m:r>
          <m:rPr>
            <m:sty m:val="p"/>
          </m:rPr>
          <w:rPr>
            <w:rFonts w:ascii="Cambria Math" w:hAnsi="Cambria Math"/>
          </w:rPr>
          <m:t>±</m:t>
        </m:r>
      </m:oMath>
      <w:r>
        <w:t xml:space="preserve"> 3.9</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C, median = 14.0</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C, and an interquartile range of 12.0–17.0</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C typical of California coastal winter conditions. Direct solar exposure of clustering monarchs occurred in 30.2% of observations (</w:t>
      </w:r>
      <m:oMath>
        <m:r>
          <w:rPr>
            <w:rFonts w:ascii="Cambria Math" w:hAnsi="Cambria Math"/>
          </w:rPr>
          <m:t>n</m:t>
        </m:r>
      </m:oMath>
      <w:r>
        <w:t xml:space="preserve"> = 612), with butterflies actively basking when present in sunlight. When direct sunlight was available, an average of 16.8 individual butterflies occupied sunlit positions (range: 1–295), though most observations recorded no butterflies in direct sun, with the distribution heavily skewed toward low or zero values.</w:t>
      </w:r>
    </w:p>
    <w:p w14:paraId="172D78D9" w14:textId="77777777" w:rsidR="008E5555" w:rsidRDefault="00CB5D2C">
      <w:pPr>
        <w:pStyle w:val="BodyText"/>
      </w:pPr>
      <w:r>
        <w:lastRenderedPageBreak/>
        <w:t xml:space="preserve">Collectively, butterfly abundance ranged from 0 to 950 individuals per image, with mean of 80.9 </w:t>
      </w:r>
      <m:oMath>
        <m:r>
          <m:rPr>
            <m:sty m:val="p"/>
          </m:rPr>
          <w:rPr>
            <w:rFonts w:ascii="Cambria Math" w:hAnsi="Cambria Math"/>
          </w:rPr>
          <m:t>±</m:t>
        </m:r>
      </m:oMath>
      <w:r>
        <w:t xml:space="preserve"> 101.4 and median of 36 butterflies. The wide interquartile range (8–118) reflected substantial variation in cluster sizes (BI). Zero-count observations, representing either the beginning of cluster formation or cluster dissolution, comprised 3.5% of the dataset (</w:t>
      </w:r>
      <m:oMath>
        <m:r>
          <w:rPr>
            <w:rFonts w:ascii="Cambria Math" w:hAnsi="Cambria Math"/>
          </w:rPr>
          <m:t>n</m:t>
        </m:r>
      </m:oMath>
      <w:r>
        <w:t xml:space="preserve"> = 71).</w:t>
      </w:r>
    </w:p>
    <w:p w14:paraId="4681DB3F" w14:textId="6601BED7" w:rsidR="008E5555" w:rsidRDefault="198A2277">
      <w:pPr>
        <w:pStyle w:val="BodyText"/>
      </w:pPr>
      <w:r>
        <w:t>Monarch abundance (BI) exhibited high variability across site and time. BIs varied noticeably among the deployment locations, with site UDMH2</w:t>
      </w:r>
      <w:r w:rsidR="0DC286F0">
        <w:t>’s</w:t>
      </w:r>
      <w:r>
        <w:t xml:space="preserve"> </w:t>
      </w:r>
      <w:r w:rsidR="6A614716">
        <w:t>BI being</w:t>
      </w:r>
      <w:r>
        <w:t xml:space="preserve"> the largest at 950, mean abundance per deployment rang</w:t>
      </w:r>
      <w:r w:rsidR="3B1ED844">
        <w:t>ed</w:t>
      </w:r>
      <w:r>
        <w:t xml:space="preserve"> from 0.5 at SC9 to 382.5 at UDMH2</w:t>
      </w:r>
      <w:r w:rsidR="4A73506D">
        <w:t>, e</w:t>
      </w:r>
      <w:r>
        <w:t xml:space="preserve">ight deployments </w:t>
      </w:r>
      <w:r w:rsidR="4CB01FF6">
        <w:t xml:space="preserve">had a </w:t>
      </w:r>
      <w:r>
        <w:t xml:space="preserve">maximum BI </w:t>
      </w:r>
      <w:r w:rsidR="5931115F">
        <w:t xml:space="preserve">over </w:t>
      </w:r>
      <w:r>
        <w:t xml:space="preserve">100 butterflies, </w:t>
      </w:r>
      <w:r w:rsidR="775C4C0F">
        <w:t xml:space="preserve">and </w:t>
      </w:r>
      <w:r w:rsidR="57BE2550">
        <w:t xml:space="preserve">a </w:t>
      </w:r>
      <w:r>
        <w:t xml:space="preserve">mean maximum BI across sites </w:t>
      </w:r>
      <w:r w:rsidR="4282F76A">
        <w:t xml:space="preserve">of </w:t>
      </w:r>
      <w:r>
        <w:t>336.7. This variation in BI across deployments captured the heterogeneous distribution of monarchs. P</w:t>
      </w:r>
      <w:commentRangeStart w:id="97"/>
      <w:r>
        <w:t xml:space="preserve">eak activity </w:t>
      </w:r>
      <w:r w:rsidR="12FAAD27">
        <w:t xml:space="preserve">(change in BI) </w:t>
      </w:r>
      <w:r>
        <w:t>occurred at 16:00 hours (</w:t>
      </w:r>
      <w:r w:rsidR="222AA155">
        <w:t>98 paired images</w:t>
      </w:r>
      <w:commentRangeEnd w:id="97"/>
      <w:r w:rsidR="00CB5D2C">
        <w:rPr>
          <w:rStyle w:val="CommentReference"/>
          <w:sz w:val="24"/>
          <w:szCs w:val="24"/>
        </w:rPr>
        <w:commentReference w:id="97"/>
      </w:r>
      <w:r>
        <w:t>), corresponding with afternoon warming periods when monarchs typically exhibit increased movement (see below).</w:t>
      </w:r>
    </w:p>
    <w:p w14:paraId="7EC4E57C" w14:textId="77777777" w:rsidR="008E5555" w:rsidRDefault="00CB5D2C">
      <w:pPr>
        <w:pStyle w:val="Heading2"/>
      </w:pPr>
      <w:bookmarkStart w:id="98" w:name="X85848a48530dc1b053b7c034834028e732ff6ad"/>
      <w:bookmarkEnd w:id="96"/>
      <w:r>
        <w:t>Linear Regression Between Maximum Wind Speed and Cluster Dynamics</w:t>
      </w:r>
    </w:p>
    <w:p w14:paraId="62A4D1F0" w14:textId="0FE0790B" w:rsidR="008E5555" w:rsidRDefault="198A2277" w:rsidP="2A5FCF08">
      <w:pPr>
        <w:pStyle w:val="FirstParagraph"/>
        <w:spacing w:line="259" w:lineRule="auto"/>
      </w:pPr>
      <w:r>
        <w:t>W</w:t>
      </w:r>
      <w:commentRangeStart w:id="99"/>
      <w:commentRangeStart w:id="100"/>
      <w:r>
        <w:t>e te</w:t>
      </w:r>
      <w:commentRangeEnd w:id="99"/>
      <w:r w:rsidR="00CB5D2C">
        <w:rPr>
          <w:rStyle w:val="CommentReference"/>
          <w:sz w:val="24"/>
          <w:szCs w:val="24"/>
        </w:rPr>
        <w:commentReference w:id="99"/>
      </w:r>
      <w:commentRangeEnd w:id="100"/>
      <w:r w:rsidR="00CB5D2C">
        <w:rPr>
          <w:rStyle w:val="CommentReference"/>
          <w:sz w:val="24"/>
          <w:szCs w:val="24"/>
        </w:rPr>
        <w:commentReference w:id="100"/>
      </w:r>
      <w:r>
        <w:t>sted</w:t>
      </w:r>
      <w:r w:rsidR="28A0610F">
        <w:t xml:space="preserve"> the most fundamental prediction of the Disruptive Wind Hypothesis:</w:t>
      </w:r>
      <w:r>
        <w:t xml:space="preserve"> whether wind speed alone could explain changes in monarch cluster size (</w:t>
      </w:r>
      <m:oMath>
        <m:r>
          <m:rPr>
            <m:sty m:val="p"/>
          </m:rPr>
          <w:rPr>
            <w:rFonts w:ascii="Cambria Math" w:hAnsi="Cambria Math"/>
          </w:rPr>
          <m:t>Δ</m:t>
        </m:r>
      </m:oMath>
      <w:r>
        <w:t>BI). The 30-minute window (Figure </w:t>
      </w:r>
      <w:hyperlink w:anchor="fig:wind_linear_30min" w:history="1">
        <w:r w:rsidR="3AC966F8" w:rsidRPr="46E8E899">
          <w:rPr>
            <w:rStyle w:val="Hyperlink"/>
          </w:rPr>
          <w:t>2</w:t>
        </w:r>
      </w:hyperlink>
      <w:r>
        <w:t xml:space="preserve">) revealed no statistically significant relationship between maximum wind speed and </w:t>
      </w:r>
      <m:oMath>
        <m:r>
          <m:rPr>
            <m:sty m:val="p"/>
          </m:rPr>
          <w:rPr>
            <w:rFonts w:ascii="Cambria Math" w:hAnsi="Cambria Math"/>
          </w:rPr>
          <m:t>Δ</m:t>
        </m:r>
      </m:oMath>
      <w:r>
        <w:t>BI (</w:t>
      </w:r>
      <m:oMath>
        <m:r>
          <w:rPr>
            <w:rFonts w:ascii="Cambria Math" w:hAnsi="Cambria Math"/>
          </w:rPr>
          <m:t>β</m:t>
        </m:r>
      </m:oMath>
      <w:r>
        <w:t xml:space="preserve"> = 1.19 butterflies per m/s, SE = 0.66, </w:t>
      </w:r>
      <m:oMath>
        <m:r>
          <w:rPr>
            <w:rFonts w:ascii="Cambria Math" w:hAnsi="Cambria Math"/>
          </w:rPr>
          <m:t>p</m:t>
        </m:r>
      </m:oMath>
      <w:r>
        <w:t xml:space="preserve"> = 0.073, </w:t>
      </w:r>
      <m:oMath>
        <m:r>
          <w:rPr>
            <w:rFonts w:ascii="Cambria Math" w:hAnsi="Cambria Math"/>
          </w:rPr>
          <m:t>n</m:t>
        </m:r>
      </m:oMath>
      <w:r>
        <w:t xml:space="preserve"> = 1,894), with a negligible correlation (</w:t>
      </w:r>
      <m:oMath>
        <m:r>
          <w:rPr>
            <w:rFonts w:ascii="Cambria Math" w:hAnsi="Cambria Math"/>
          </w:rPr>
          <m:t>r</m:t>
        </m:r>
      </m:oMath>
      <w:r>
        <w:t xml:space="preserve"> = 0.041,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0.002) explaining only 0.2% of the variance in </w:t>
      </w:r>
      <m:oMath>
        <m:r>
          <m:rPr>
            <m:sty m:val="p"/>
          </m:rPr>
          <w:rPr>
            <w:rFonts w:ascii="Cambria Math" w:hAnsi="Cambria Math"/>
          </w:rPr>
          <m:t>Δ</m:t>
        </m:r>
      </m:oMath>
      <w:r>
        <w:t>BI. Data points scattered uniformly across all wind speeds from calm conditions to 12.4 m/s. Additionally, a heuristic test of the Disruptive Wind Hypothesis 2 m/s behavioral threshold (Figure </w:t>
      </w:r>
      <w:hyperlink w:anchor="fig:wind_linear_30min" w:history="1">
        <w:r w:rsidR="3AC966F8" w:rsidRPr="46E8E899">
          <w:rPr>
            <w:rStyle w:val="Hyperlink"/>
          </w:rPr>
          <w:t>2</w:t>
        </w:r>
      </w:hyperlink>
      <w:r>
        <w:t xml:space="preserve">) showed no apparent demarcation in butterfly responses, with similar variance in </w:t>
      </w:r>
      <m:oMath>
        <m:r>
          <m:rPr>
            <m:sty m:val="p"/>
          </m:rPr>
          <w:rPr>
            <w:rFonts w:ascii="Cambria Math" w:hAnsi="Cambria Math"/>
          </w:rPr>
          <m:t>Δ</m:t>
        </m:r>
      </m:oMath>
      <w:r>
        <w:t>BI both above and below this threshold. The Next Day Window analyses</w:t>
      </w:r>
      <w:commentRangeStart w:id="101"/>
      <w:commentRangeStart w:id="102"/>
      <w:r>
        <w:t xml:space="preserve"> (Figure </w:t>
      </w:r>
      <w:hyperlink w:anchor="fig:wind_linear_sunset" w:history="1">
        <w:r w:rsidR="3AC966F8" w:rsidRPr="46E8E899">
          <w:rPr>
            <w:rStyle w:val="Hyperlink"/>
          </w:rPr>
          <w:t>3</w:t>
        </w:r>
      </w:hyperlink>
      <w:r>
        <w:t xml:space="preserve">) </w:t>
      </w:r>
      <w:commentRangeEnd w:id="101"/>
      <w:r w:rsidR="00CB5D2C">
        <w:rPr>
          <w:rStyle w:val="CommentReference"/>
          <w:sz w:val="24"/>
          <w:szCs w:val="24"/>
        </w:rPr>
        <w:commentReference w:id="101"/>
      </w:r>
      <w:commentRangeEnd w:id="102"/>
      <w:r w:rsidR="00CB5D2C">
        <w:rPr>
          <w:rStyle w:val="CommentReference"/>
          <w:sz w:val="24"/>
          <w:szCs w:val="24"/>
        </w:rPr>
        <w:commentReference w:id="102"/>
      </w:r>
      <w:r>
        <w:t xml:space="preserve">similarly revealed no significant relationship between maximum wind exposure and </w:t>
      </w:r>
      <m:oMath>
        <m:r>
          <m:rPr>
            <m:sty m:val="p"/>
          </m:rPr>
          <w:rPr>
            <w:rFonts w:ascii="Cambria Math" w:hAnsi="Cambria Math"/>
          </w:rPr>
          <m:t>Δ</m:t>
        </m:r>
      </m:oMath>
      <w:r>
        <w:t>BI (</w:t>
      </w:r>
      <m:oMath>
        <m:r>
          <w:rPr>
            <w:rFonts w:ascii="Cambria Math" w:hAnsi="Cambria Math"/>
          </w:rPr>
          <m:t>β</m:t>
        </m:r>
      </m:oMath>
      <w:r>
        <w:t xml:space="preserve"> = 5.34 butterflies per m/s, SE = 4.63, </w:t>
      </w:r>
      <m:oMath>
        <m:r>
          <w:rPr>
            <w:rFonts w:ascii="Cambria Math" w:hAnsi="Cambria Math"/>
          </w:rPr>
          <m:t>p</m:t>
        </m:r>
      </m:oMath>
      <w:r>
        <w:t xml:space="preserve"> = 0.252, </w:t>
      </w:r>
      <m:oMath>
        <m:r>
          <w:rPr>
            <w:rFonts w:ascii="Cambria Math" w:hAnsi="Cambria Math"/>
          </w:rPr>
          <m:t>n</m:t>
        </m:r>
      </m:oMath>
      <w:r>
        <w:t xml:space="preserve"> = 101). The correlation remained weak (</w:t>
      </w:r>
      <m:oMath>
        <m:r>
          <w:rPr>
            <w:rFonts w:ascii="Cambria Math" w:hAnsi="Cambria Math"/>
          </w:rPr>
          <m:t>r</m:t>
        </m:r>
      </m:oMath>
      <w:r>
        <w:t xml:space="preserve"> = 0.115,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0.013), with wind speed explaining only 1.3% of the variance in </w:t>
      </w:r>
      <m:oMath>
        <m:r>
          <m:rPr>
            <m:sty m:val="p"/>
          </m:rPr>
          <w:rPr>
            <w:rFonts w:ascii="Cambria Math" w:hAnsi="Cambria Math"/>
          </w:rPr>
          <m:t>Δ</m:t>
        </m:r>
      </m:oMath>
      <w:r>
        <w:t xml:space="preserve">BI between consecutive days. All observation periods in the Next Day Window analysis experienced maximum wind speeds exceeding the Disruptive Wind Hypothesis 2 m/s behavioral threshold </w:t>
      </w:r>
      <w:r w:rsidR="612FF823">
        <w:t xml:space="preserve">but </w:t>
      </w:r>
      <w:r>
        <w:t xml:space="preserve">with no apparent response (i.e., winds </w:t>
      </w:r>
      <m:oMath>
        <m:r>
          <m:rPr>
            <m:sty m:val="p"/>
          </m:rPr>
          <w:rPr>
            <w:rFonts w:ascii="Cambria Math" w:hAnsi="Cambria Math"/>
          </w:rPr>
          <m:t>&gt;</m:t>
        </m:r>
      </m:oMath>
      <w:r>
        <w:t xml:space="preserve"> 2 m/s do not seem to have been avoided). Likewise, despite consistent exposure to winds that exceeded the threshold, no clear heuristic pattern emerged linking wind intensity to subsequent roost abandonment or growth.</w:t>
      </w:r>
    </w:p>
    <w:p w14:paraId="6816C2D2" w14:textId="7C1B7E0F" w:rsidR="008E5555" w:rsidRDefault="2F24FA9B">
      <w:pPr>
        <w:pStyle w:val="BodyText"/>
      </w:pPr>
      <w:commentRangeStart w:id="103"/>
      <w:commentRangeStart w:id="104"/>
      <w:r>
        <w:t xml:space="preserve">Because </w:t>
      </w:r>
      <w:r w:rsidR="198A2277">
        <w:t xml:space="preserve">null linear regression relationships indicated that the Disruptive Wind Hypothesis alone cannot predict monarch clustering behavior, </w:t>
      </w:r>
      <w:r w:rsidR="5AD1066F">
        <w:t>we thereby</w:t>
      </w:r>
      <w:r w:rsidR="198A2277">
        <w:t xml:space="preserve"> examination more complex environmental interactions and conditional relationships.</w:t>
      </w:r>
      <w:commentRangeEnd w:id="103"/>
      <w:r w:rsidR="00CB5D2C">
        <w:rPr>
          <w:rStyle w:val="CommentReference"/>
          <w:sz w:val="24"/>
          <w:szCs w:val="24"/>
        </w:rPr>
        <w:commentReference w:id="103"/>
      </w:r>
      <w:commentRangeEnd w:id="104"/>
      <w:r w:rsidR="00CB5D2C">
        <w:rPr>
          <w:rStyle w:val="CommentReference"/>
          <w:sz w:val="24"/>
          <w:szCs w:val="24"/>
        </w:rPr>
        <w:commentReference w:id="104"/>
      </w:r>
    </w:p>
    <w:p w14:paraId="4C3CDBF0" w14:textId="77777777" w:rsidR="008E5555" w:rsidRDefault="00CB5D2C">
      <w:pPr>
        <w:pStyle w:val="CaptionedFigure"/>
      </w:pPr>
      <w:bookmarkStart w:id="105" w:name="fig:wind_linear_30min"/>
      <w:r>
        <w:rPr>
          <w:noProof/>
        </w:rPr>
        <w:lastRenderedPageBreak/>
        <w:drawing>
          <wp:inline distT="0" distB="0" distL="0" distR="0" wp14:anchorId="14E862C3" wp14:editId="322190E2">
            <wp:extent cx="3733800" cy="320040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figures/fig02_wind_vs_dbi_30min.png"/>
                    <pic:cNvPicPr>
                      <a:picLocks noChangeAspect="1" noChangeArrowheads="1"/>
                    </pic:cNvPicPr>
                  </pic:nvPicPr>
                  <pic:blipFill>
                    <a:blip r:embed="rId13"/>
                    <a:stretch>
                      <a:fillRect/>
                    </a:stretch>
                  </pic:blipFill>
                  <pic:spPr bwMode="auto">
                    <a:xfrm>
                      <a:off x="0" y="0"/>
                      <a:ext cx="3733800" cy="3200400"/>
                    </a:xfrm>
                    <a:prstGeom prst="rect">
                      <a:avLst/>
                    </a:prstGeom>
                    <a:noFill/>
                    <a:ln w="9525">
                      <a:noFill/>
                      <a:headEnd/>
                      <a:tailEnd/>
                    </a:ln>
                  </pic:spPr>
                </pic:pic>
              </a:graphicData>
            </a:graphic>
          </wp:inline>
        </w:drawing>
      </w:r>
    </w:p>
    <w:p w14:paraId="55CE645F" w14:textId="77777777" w:rsidR="008E5555" w:rsidRDefault="00CB5D2C">
      <w:pPr>
        <w:pStyle w:val="ImageCaption"/>
      </w:pPr>
      <w:r>
        <w:t xml:space="preserve">Maximum wind speed vs. </w:t>
      </w:r>
      <m:oMath>
        <m:r>
          <w:rPr>
            <w:rFonts w:ascii="Cambria Math" w:hAnsi="Cambria Math"/>
          </w:rPr>
          <m:t>Δ</m:t>
        </m:r>
      </m:oMath>
      <w:r>
        <w:t xml:space="preserve">BI (30-minute window). Linear regression of maximum wind speed and </w:t>
      </w:r>
      <m:oMath>
        <m:r>
          <w:rPr>
            <w:rFonts w:ascii="Cambria Math" w:hAnsi="Cambria Math"/>
          </w:rPr>
          <m:t>Δ</m:t>
        </m:r>
      </m:oMath>
      <w:r>
        <w:t>BI at 30-minute intervals. Each point represents a paired observation (</w:t>
      </w:r>
      <m:oMath>
        <m:r>
          <w:rPr>
            <w:rFonts w:ascii="Cambria Math" w:hAnsi="Cambria Math"/>
          </w:rPr>
          <m:t>n</m:t>
        </m:r>
      </m:oMath>
      <w:r>
        <w:t xml:space="preserve"> = 1,894) of abundance (or </w:t>
      </w:r>
      <m:oMath>
        <m:r>
          <w:rPr>
            <w:rFonts w:ascii="Cambria Math" w:hAnsi="Cambria Math"/>
          </w:rPr>
          <m:t>Δ</m:t>
        </m:r>
      </m:oMath>
      <w:r>
        <w:t>BI) over a 30-minute interval. Positive values denote an increase in abundance, and negative values denote a decrease. Linear regression showed no significant relationship (</w:t>
      </w:r>
      <m:oMath>
        <m:r>
          <w:rPr>
            <w:rFonts w:ascii="Cambria Math" w:hAnsi="Cambria Math"/>
          </w:rPr>
          <m:t>β</m:t>
        </m:r>
      </m:oMath>
      <w:r>
        <w:t xml:space="preserve"> = 1.19, SE = 0.66, </w:t>
      </w:r>
      <m:oMath>
        <m:r>
          <w:rPr>
            <w:rFonts w:ascii="Cambria Math" w:hAnsi="Cambria Math"/>
          </w:rPr>
          <m:t>p</m:t>
        </m:r>
      </m:oMath>
      <w:r>
        <w:t xml:space="preserve"> = 0.073, </w:t>
      </w:r>
      <m:oMath>
        <m:r>
          <w:rPr>
            <w:rFonts w:ascii="Cambria Math" w:hAnsi="Cambria Math"/>
          </w:rPr>
          <m:t>r</m:t>
        </m:r>
      </m:oMath>
      <w:r>
        <w:t xml:space="preserve"> = 0.041,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0.002). The red dashed line indicates the proposed 2 m/s behavioral threshold. The blue regression line is shown for reference despite non-significance.</w:t>
      </w:r>
    </w:p>
    <w:p w14:paraId="69ED76B6" w14:textId="77777777" w:rsidR="008E5555" w:rsidRDefault="00CB5D2C">
      <w:pPr>
        <w:pStyle w:val="CaptionedFigure"/>
      </w:pPr>
      <w:bookmarkStart w:id="106" w:name="fig:wind_linear_sunset"/>
      <w:bookmarkEnd w:id="105"/>
      <w:r>
        <w:rPr>
          <w:noProof/>
        </w:rPr>
        <w:lastRenderedPageBreak/>
        <w:drawing>
          <wp:inline distT="0" distB="0" distL="0" distR="0" wp14:anchorId="4CC007DD" wp14:editId="7DFA9A59">
            <wp:extent cx="3733800" cy="3200400"/>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figures/fig03_wind_vs_dbi_nextday.png"/>
                    <pic:cNvPicPr>
                      <a:picLocks noChangeAspect="1" noChangeArrowheads="1"/>
                    </pic:cNvPicPr>
                  </pic:nvPicPr>
                  <pic:blipFill>
                    <a:blip r:embed="rId14"/>
                    <a:stretch>
                      <a:fillRect/>
                    </a:stretch>
                  </pic:blipFill>
                  <pic:spPr bwMode="auto">
                    <a:xfrm>
                      <a:off x="0" y="0"/>
                      <a:ext cx="3733800" cy="3200400"/>
                    </a:xfrm>
                    <a:prstGeom prst="rect">
                      <a:avLst/>
                    </a:prstGeom>
                    <a:noFill/>
                    <a:ln w="9525">
                      <a:noFill/>
                      <a:headEnd/>
                      <a:tailEnd/>
                    </a:ln>
                  </pic:spPr>
                </pic:pic>
              </a:graphicData>
            </a:graphic>
          </wp:inline>
        </w:drawing>
      </w:r>
    </w:p>
    <w:p w14:paraId="55F01B07" w14:textId="77777777" w:rsidR="008E5555" w:rsidRDefault="00CB5D2C">
      <w:pPr>
        <w:pStyle w:val="ImageCaption"/>
      </w:pPr>
      <w:r>
        <w:t xml:space="preserve">Maximum wind speed vs. </w:t>
      </w:r>
      <m:oMath>
        <m:r>
          <w:rPr>
            <w:rFonts w:ascii="Cambria Math" w:hAnsi="Cambria Math"/>
          </w:rPr>
          <m:t>Δ</m:t>
        </m:r>
      </m:oMath>
      <w:r>
        <w:t xml:space="preserve">BI (Next Day Window). Linear regression of maximum wind speed and Next Day Window time interval which is the </w:t>
      </w:r>
      <m:oMath>
        <m:r>
          <w:rPr>
            <w:rFonts w:ascii="Cambria Math" w:hAnsi="Cambria Math"/>
          </w:rPr>
          <m:t>Δ</m:t>
        </m:r>
      </m:oMath>
      <w:r>
        <w:t>BI from maximum BI to the next day’s sunset BI (see methods). Each point represents a paired observation (</w:t>
      </w:r>
      <m:oMath>
        <m:r>
          <w:rPr>
            <w:rFonts w:ascii="Cambria Math" w:hAnsi="Cambria Math"/>
          </w:rPr>
          <m:t>n</m:t>
        </m:r>
      </m:oMath>
      <w:r>
        <w:t xml:space="preserve"> = 101) of abundance (or </w:t>
      </w:r>
      <m:oMath>
        <m:r>
          <w:rPr>
            <w:rFonts w:ascii="Cambria Math" w:hAnsi="Cambria Math"/>
          </w:rPr>
          <m:t>Δ</m:t>
        </m:r>
      </m:oMath>
      <w:r>
        <w:t>BI) over the Next Day Window interval. Positive values denote an increase in abundance, and negative values denote a decrease. Linear regression showed no significant relationship (</w:t>
      </w:r>
      <m:oMath>
        <m:r>
          <w:rPr>
            <w:rFonts w:ascii="Cambria Math" w:hAnsi="Cambria Math"/>
          </w:rPr>
          <m:t>β</m:t>
        </m:r>
      </m:oMath>
      <w:r>
        <w:t xml:space="preserve"> = 5.34, SE = 4.63, </w:t>
      </w:r>
      <m:oMath>
        <m:r>
          <w:rPr>
            <w:rFonts w:ascii="Cambria Math" w:hAnsi="Cambria Math"/>
          </w:rPr>
          <m:t>p</m:t>
        </m:r>
      </m:oMath>
      <w:r>
        <w:t xml:space="preserve"> = 0.252, </w:t>
      </w:r>
      <m:oMath>
        <m:r>
          <w:rPr>
            <w:rFonts w:ascii="Cambria Math" w:hAnsi="Cambria Math"/>
          </w:rPr>
          <m:t>r</m:t>
        </m:r>
      </m:oMath>
      <w:r>
        <w:t xml:space="preserve"> = 0.115,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0.013). The red dashed line indicates the 2 m/s threshold. All observations experienced winds exceeding this threshold. The blue regression line is shown for reference despite non-significance.</w:t>
      </w:r>
    </w:p>
    <w:p w14:paraId="7749BF7F" w14:textId="77777777" w:rsidR="008E5555" w:rsidRDefault="00CB5D2C">
      <w:pPr>
        <w:pStyle w:val="Heading2"/>
      </w:pPr>
      <w:bookmarkStart w:id="107" w:name="wind-disruption-analysis"/>
      <w:bookmarkEnd w:id="98"/>
      <w:bookmarkEnd w:id="106"/>
      <w:r>
        <w:t>Wind Disruption Analysis</w:t>
      </w:r>
    </w:p>
    <w:p w14:paraId="634450D0" w14:textId="77777777" w:rsidR="008E5555" w:rsidRDefault="00CB5D2C">
      <w:pPr>
        <w:pStyle w:val="FirstParagraph"/>
      </w:pPr>
      <w:r>
        <w:t>To examine more complex environmental interactions and conditional relationships that may modulate how monarchs respond to wind effects and other immediate environmental conditions, we analyzed 1,894 paired observations collected at 30-minute intervals throughout the overwintering season. This responsive change analysis tested whether short-term fluctuations in cluster size (</w:t>
      </w:r>
      <m:oMath>
        <m:r>
          <m:rPr>
            <m:sty m:val="p"/>
          </m:rPr>
          <w:rPr>
            <w:rFonts w:ascii="Cambria Math" w:hAnsi="Cambria Math"/>
          </w:rPr>
          <m:t>Δ</m:t>
        </m:r>
      </m:oMath>
      <w:r>
        <w:t>BI) could be explained by concurrent weather variables.</w:t>
      </w:r>
    </w:p>
    <w:p w14:paraId="4EDD2822" w14:textId="77777777" w:rsidR="008E5555" w:rsidRDefault="00CB5D2C">
      <w:pPr>
        <w:pStyle w:val="Heading3"/>
      </w:pPr>
      <w:bookmarkStart w:id="108" w:name="model-selection-30-minute-analysis"/>
      <w:r>
        <w:t>Model Selection: 30-Minute Analysis</w:t>
      </w:r>
    </w:p>
    <w:p w14:paraId="155981C3" w14:textId="439F44BB" w:rsidR="008E5555" w:rsidRDefault="00CB5D2C">
      <w:pPr>
        <w:pStyle w:val="FirstParagraph"/>
      </w:pPr>
      <w:r>
        <w:t>Model selection via AIC identified the decisively best-fit model (M50), capturing 86% of the total model weight (Table </w:t>
      </w:r>
      <w:hyperlink w:anchor="tab:model_selection_30min" w:history="1">
        <w:r w:rsidR="008E5555" w:rsidRPr="1D251770">
          <w:rPr>
            <w:rStyle w:val="Hyperlink"/>
          </w:rPr>
          <w:t>1</w:t>
        </w:r>
      </w:hyperlink>
      <w:r>
        <w:t xml:space="preserve">). The next best model (M23) showed substantially weaker support with </w:t>
      </w:r>
      <m:oMath>
        <m:r>
          <m:rPr>
            <m:sty m:val="p"/>
          </m:rPr>
          <w:rPr>
            <w:rFonts w:ascii="Cambria Math" w:hAnsi="Cambria Math"/>
          </w:rPr>
          <m:t>Δ</m:t>
        </m:r>
      </m:oMath>
      <w:r>
        <w:t>AIC = 3.8 and only 13% model weight.</w:t>
      </w:r>
    </w:p>
    <w:p w14:paraId="25D3CE6A" w14:textId="77777777" w:rsidR="008E5555" w:rsidRDefault="00CB5D2C">
      <w:pPr>
        <w:pStyle w:val="TableCaption"/>
      </w:pPr>
      <w:bookmarkStart w:id="109" w:name="tab:model_selection_30min"/>
      <w:r>
        <w:lastRenderedPageBreak/>
        <w:t xml:space="preserve">Top 5 models ranked by AIC (30-minute window) of environmental predictors of </w:t>
      </w:r>
      <m:oMath>
        <m:r>
          <w:rPr>
            <w:rFonts w:ascii="Cambria Math" w:hAnsi="Cambria Math"/>
          </w:rPr>
          <m:t>Δ</m:t>
        </m:r>
      </m:oMath>
      <w:r>
        <w:t>BI.</w:t>
      </w:r>
    </w:p>
    <w:tbl>
      <w:tblPr>
        <w:tblStyle w:val="Table"/>
        <w:tblW w:w="0" w:type="auto"/>
        <w:tblLook w:val="0020" w:firstRow="1" w:lastRow="0" w:firstColumn="0" w:lastColumn="0" w:noHBand="0" w:noVBand="0"/>
        <w:tblCaption w:val="Top 5 models ranked by AIC (30-minute window) of environmental predictors of \DeltaBI."/>
      </w:tblPr>
      <w:tblGrid>
        <w:gridCol w:w="896"/>
        <w:gridCol w:w="4228"/>
        <w:gridCol w:w="1054"/>
        <w:gridCol w:w="798"/>
        <w:gridCol w:w="1251"/>
      </w:tblGrid>
      <w:tr w:rsidR="008E5555" w14:paraId="45AB8BA9" w14:textId="77777777" w:rsidTr="5D89EF11">
        <w:trPr>
          <w:cnfStyle w:val="100000000000" w:firstRow="1" w:lastRow="0" w:firstColumn="0" w:lastColumn="0" w:oddVBand="0" w:evenVBand="0" w:oddHBand="0" w:evenHBand="0" w:firstRowFirstColumn="0" w:firstRowLastColumn="0" w:lastRowFirstColumn="0" w:lastRowLastColumn="0"/>
          <w:tblHeader/>
        </w:trPr>
        <w:tc>
          <w:tcPr>
            <w:tcW w:w="0" w:type="auto"/>
          </w:tcPr>
          <w:p w14:paraId="49A2714E" w14:textId="77777777" w:rsidR="008E5555" w:rsidRDefault="00CB5D2C">
            <w:pPr>
              <w:pStyle w:val="Compact"/>
            </w:pPr>
            <w:r>
              <w:rPr>
                <w:b/>
                <w:bCs/>
              </w:rPr>
              <w:t>Model</w:t>
            </w:r>
          </w:p>
        </w:tc>
        <w:tc>
          <w:tcPr>
            <w:tcW w:w="0" w:type="auto"/>
          </w:tcPr>
          <w:p w14:paraId="77E18B09" w14:textId="77777777" w:rsidR="008E5555" w:rsidRDefault="00CB5D2C">
            <w:pPr>
              <w:pStyle w:val="Compact"/>
            </w:pPr>
            <w:r>
              <w:rPr>
                <w:b/>
                <w:bCs/>
              </w:rPr>
              <w:t>Terms</w:t>
            </w:r>
          </w:p>
        </w:tc>
        <w:tc>
          <w:tcPr>
            <w:tcW w:w="0" w:type="auto"/>
          </w:tcPr>
          <w:p w14:paraId="229FBFF9" w14:textId="77777777" w:rsidR="008E5555" w:rsidRDefault="00CB5D2C">
            <w:pPr>
              <w:pStyle w:val="Compact"/>
              <w:jc w:val="right"/>
            </w:pPr>
            <w:r>
              <w:rPr>
                <w:b/>
                <w:bCs/>
              </w:rPr>
              <w:t>AIC</w:t>
            </w:r>
          </w:p>
        </w:tc>
        <w:tc>
          <w:tcPr>
            <w:tcW w:w="0" w:type="auto"/>
          </w:tcPr>
          <w:p w14:paraId="659475EB" w14:textId="77777777" w:rsidR="008E5555" w:rsidRDefault="00CB5D2C">
            <w:pPr>
              <w:pStyle w:val="Compact"/>
              <w:jc w:val="right"/>
            </w:pPr>
            <m:oMath>
              <m:r>
                <m:rPr>
                  <m:sty m:val="p"/>
                </m:rPr>
                <w:rPr>
                  <w:rFonts w:ascii="Cambria Math" w:hAnsi="Cambria Math"/>
                </w:rPr>
                <m:t>Δ</m:t>
              </m:r>
            </m:oMath>
            <w:r>
              <w:rPr>
                <w:b/>
                <w:bCs/>
              </w:rPr>
              <w:t>AIC</w:t>
            </w:r>
          </w:p>
        </w:tc>
        <w:tc>
          <w:tcPr>
            <w:tcW w:w="0" w:type="auto"/>
          </w:tcPr>
          <w:p w14:paraId="0B7C96A2" w14:textId="77777777" w:rsidR="008E5555" w:rsidRDefault="00CB5D2C">
            <w:pPr>
              <w:pStyle w:val="Compact"/>
              <w:jc w:val="right"/>
            </w:pPr>
            <w:r>
              <w:rPr>
                <w:b/>
                <w:bCs/>
              </w:rPr>
              <w:t>Weight</w:t>
            </w:r>
          </w:p>
        </w:tc>
      </w:tr>
      <w:tr w:rsidR="008E5555" w14:paraId="49E3B04C" w14:textId="77777777" w:rsidTr="5D89EF11">
        <w:tc>
          <w:tcPr>
            <w:tcW w:w="0" w:type="auto"/>
          </w:tcPr>
          <w:p w14:paraId="61199ED2" w14:textId="77777777" w:rsidR="008E5555" w:rsidRDefault="00CB5D2C">
            <w:pPr>
              <w:pStyle w:val="Compact"/>
            </w:pPr>
            <w:r>
              <w:t>M50</w:t>
            </w:r>
          </w:p>
        </w:tc>
        <w:tc>
          <w:tcPr>
            <w:tcW w:w="0" w:type="auto"/>
          </w:tcPr>
          <w:p w14:paraId="2EEEC29F" w14:textId="77777777" w:rsidR="008E5555" w:rsidRDefault="00CB5D2C">
            <w:pPr>
              <w:pStyle w:val="Compact"/>
            </w:pPr>
            <w:r>
              <w:t>Prev. count, Temp., Time, ti(Wind, Sun)</w:t>
            </w:r>
          </w:p>
        </w:tc>
        <w:tc>
          <w:tcPr>
            <w:tcW w:w="0" w:type="auto"/>
          </w:tcPr>
          <w:p w14:paraId="18AD098F" w14:textId="77777777" w:rsidR="008E5555" w:rsidRDefault="00CB5D2C">
            <w:pPr>
              <w:pStyle w:val="Compact"/>
              <w:jc w:val="right"/>
            </w:pPr>
            <w:r>
              <w:t>8074.03</w:t>
            </w:r>
          </w:p>
        </w:tc>
        <w:tc>
          <w:tcPr>
            <w:tcW w:w="0" w:type="auto"/>
          </w:tcPr>
          <w:p w14:paraId="4154647A" w14:textId="77777777" w:rsidR="008E5555" w:rsidRDefault="00CB5D2C">
            <w:pPr>
              <w:pStyle w:val="Compact"/>
              <w:jc w:val="right"/>
            </w:pPr>
            <w:r>
              <w:t>0.00</w:t>
            </w:r>
          </w:p>
        </w:tc>
        <w:tc>
          <w:tcPr>
            <w:tcW w:w="0" w:type="auto"/>
          </w:tcPr>
          <w:p w14:paraId="5D9F78A1" w14:textId="77777777" w:rsidR="008E5555" w:rsidRDefault="00CB5D2C">
            <w:pPr>
              <w:pStyle w:val="Compact"/>
              <w:jc w:val="right"/>
            </w:pPr>
            <w:r>
              <w:t>0.86</w:t>
            </w:r>
          </w:p>
        </w:tc>
      </w:tr>
      <w:tr w:rsidR="008E5555" w14:paraId="1000D03C" w14:textId="77777777" w:rsidTr="5D89EF11">
        <w:tc>
          <w:tcPr>
            <w:tcW w:w="0" w:type="auto"/>
          </w:tcPr>
          <w:p w14:paraId="3EEF3E75" w14:textId="77777777" w:rsidR="008E5555" w:rsidRDefault="00CB5D2C">
            <w:pPr>
              <w:pStyle w:val="Compact"/>
            </w:pPr>
            <w:r>
              <w:t>M23</w:t>
            </w:r>
          </w:p>
        </w:tc>
        <w:tc>
          <w:tcPr>
            <w:tcW w:w="0" w:type="auto"/>
          </w:tcPr>
          <w:p w14:paraId="7B3BE917" w14:textId="77777777" w:rsidR="008E5555" w:rsidRDefault="00CB5D2C">
            <w:pPr>
              <w:pStyle w:val="Compact"/>
            </w:pPr>
            <w:r>
              <w:t>Prev. count, Temp., Sun, Time</w:t>
            </w:r>
          </w:p>
        </w:tc>
        <w:tc>
          <w:tcPr>
            <w:tcW w:w="0" w:type="auto"/>
          </w:tcPr>
          <w:p w14:paraId="446A0859" w14:textId="77777777" w:rsidR="008E5555" w:rsidRDefault="00CB5D2C">
            <w:pPr>
              <w:pStyle w:val="Compact"/>
              <w:jc w:val="right"/>
            </w:pPr>
            <w:r>
              <w:t>8077.86</w:t>
            </w:r>
          </w:p>
        </w:tc>
        <w:tc>
          <w:tcPr>
            <w:tcW w:w="0" w:type="auto"/>
          </w:tcPr>
          <w:p w14:paraId="32CF14E0" w14:textId="77777777" w:rsidR="008E5555" w:rsidRDefault="00CB5D2C">
            <w:pPr>
              <w:pStyle w:val="Compact"/>
              <w:jc w:val="right"/>
            </w:pPr>
            <w:r>
              <w:t>3.83</w:t>
            </w:r>
          </w:p>
        </w:tc>
        <w:tc>
          <w:tcPr>
            <w:tcW w:w="0" w:type="auto"/>
          </w:tcPr>
          <w:p w14:paraId="4D60A759" w14:textId="77777777" w:rsidR="008E5555" w:rsidRDefault="00CB5D2C">
            <w:pPr>
              <w:pStyle w:val="Compact"/>
              <w:jc w:val="right"/>
            </w:pPr>
            <w:r>
              <w:t>0.13</w:t>
            </w:r>
          </w:p>
        </w:tc>
      </w:tr>
      <w:tr w:rsidR="008E5555" w14:paraId="2A0298FE" w14:textId="77777777" w:rsidTr="5D89EF11">
        <w:tc>
          <w:tcPr>
            <w:tcW w:w="0" w:type="auto"/>
          </w:tcPr>
          <w:p w14:paraId="0A414B8B" w14:textId="77777777" w:rsidR="008E5555" w:rsidRDefault="00CB5D2C">
            <w:pPr>
              <w:pStyle w:val="Compact"/>
            </w:pPr>
            <w:r>
              <w:t>M22</w:t>
            </w:r>
          </w:p>
        </w:tc>
        <w:tc>
          <w:tcPr>
            <w:tcW w:w="0" w:type="auto"/>
          </w:tcPr>
          <w:p w14:paraId="05FBBA63" w14:textId="77777777" w:rsidR="008E5555" w:rsidRDefault="00CB5D2C">
            <w:pPr>
              <w:pStyle w:val="Compact"/>
            </w:pPr>
            <w:r>
              <w:t>Prev. count, Temp. (linear), Sun, Time</w:t>
            </w:r>
          </w:p>
        </w:tc>
        <w:tc>
          <w:tcPr>
            <w:tcW w:w="0" w:type="auto"/>
          </w:tcPr>
          <w:p w14:paraId="252A25DC" w14:textId="77777777" w:rsidR="008E5555" w:rsidRDefault="00CB5D2C">
            <w:pPr>
              <w:pStyle w:val="Compact"/>
              <w:jc w:val="right"/>
            </w:pPr>
            <w:r>
              <w:t>8082.90</w:t>
            </w:r>
          </w:p>
        </w:tc>
        <w:tc>
          <w:tcPr>
            <w:tcW w:w="0" w:type="auto"/>
          </w:tcPr>
          <w:p w14:paraId="5CFB1DBF" w14:textId="77777777" w:rsidR="008E5555" w:rsidRDefault="00CB5D2C">
            <w:pPr>
              <w:pStyle w:val="Compact"/>
              <w:jc w:val="right"/>
            </w:pPr>
            <w:r>
              <w:t>8.87</w:t>
            </w:r>
          </w:p>
        </w:tc>
        <w:tc>
          <w:tcPr>
            <w:tcW w:w="0" w:type="auto"/>
          </w:tcPr>
          <w:p w14:paraId="28B10467" w14:textId="77777777" w:rsidR="008E5555" w:rsidRDefault="00CB5D2C">
            <w:pPr>
              <w:pStyle w:val="Compact"/>
              <w:jc w:val="right"/>
            </w:pPr>
            <w:r>
              <w:t>0.01</w:t>
            </w:r>
          </w:p>
        </w:tc>
      </w:tr>
      <w:tr w:rsidR="008E5555" w14:paraId="37EBD8EF" w14:textId="77777777" w:rsidTr="5D89EF11">
        <w:tc>
          <w:tcPr>
            <w:tcW w:w="0" w:type="auto"/>
          </w:tcPr>
          <w:p w14:paraId="40B41D3E" w14:textId="77777777" w:rsidR="008E5555" w:rsidRDefault="00CB5D2C">
            <w:pPr>
              <w:pStyle w:val="Compact"/>
            </w:pPr>
            <w:r>
              <w:t>M24</w:t>
            </w:r>
          </w:p>
        </w:tc>
        <w:tc>
          <w:tcPr>
            <w:tcW w:w="0" w:type="auto"/>
          </w:tcPr>
          <w:p w14:paraId="58D2AC9D" w14:textId="77777777" w:rsidR="008E5555" w:rsidRDefault="00CB5D2C">
            <w:pPr>
              <w:pStyle w:val="Compact"/>
            </w:pPr>
            <w:r>
              <w:t>Prev. count, Wind, Temp., Sun, Time</w:t>
            </w:r>
          </w:p>
        </w:tc>
        <w:tc>
          <w:tcPr>
            <w:tcW w:w="0" w:type="auto"/>
          </w:tcPr>
          <w:p w14:paraId="2534DBC1" w14:textId="77777777" w:rsidR="008E5555" w:rsidRDefault="00CB5D2C">
            <w:pPr>
              <w:pStyle w:val="Compact"/>
              <w:jc w:val="right"/>
            </w:pPr>
            <w:r>
              <w:t>8084.05</w:t>
            </w:r>
          </w:p>
        </w:tc>
        <w:tc>
          <w:tcPr>
            <w:tcW w:w="0" w:type="auto"/>
          </w:tcPr>
          <w:p w14:paraId="77DF30FC" w14:textId="77777777" w:rsidR="008E5555" w:rsidRDefault="00CB5D2C">
            <w:pPr>
              <w:pStyle w:val="Compact"/>
              <w:jc w:val="right"/>
            </w:pPr>
            <w:r>
              <w:t>10.02</w:t>
            </w:r>
          </w:p>
        </w:tc>
        <w:tc>
          <w:tcPr>
            <w:tcW w:w="0" w:type="auto"/>
          </w:tcPr>
          <w:p w14:paraId="48672464" w14:textId="77777777" w:rsidR="008E5555" w:rsidRDefault="00CB5D2C">
            <w:pPr>
              <w:pStyle w:val="Compact"/>
              <w:jc w:val="right"/>
            </w:pPr>
            <w:r>
              <w:t>0.0</w:t>
            </w:r>
            <w:commentRangeStart w:id="110"/>
            <w:r>
              <w:t>1</w:t>
            </w:r>
            <w:commentRangeEnd w:id="110"/>
            <w:r>
              <w:rPr>
                <w:rStyle w:val="CommentReference"/>
                <w:sz w:val="24"/>
                <w:szCs w:val="24"/>
              </w:rPr>
              <w:commentReference w:id="110"/>
            </w:r>
          </w:p>
        </w:tc>
      </w:tr>
      <w:tr w:rsidR="008E5555" w14:paraId="2B1E8320" w14:textId="77777777" w:rsidTr="5D89EF11">
        <w:tc>
          <w:tcPr>
            <w:tcW w:w="0" w:type="auto"/>
          </w:tcPr>
          <w:p w14:paraId="6DEE2309" w14:textId="77777777" w:rsidR="008E5555" w:rsidRDefault="00CB5D2C">
            <w:pPr>
              <w:pStyle w:val="Compact"/>
            </w:pPr>
            <w:r>
              <w:t>M52</w:t>
            </w:r>
          </w:p>
        </w:tc>
        <w:tc>
          <w:tcPr>
            <w:tcW w:w="0" w:type="auto"/>
          </w:tcPr>
          <w:p w14:paraId="63C304C8" w14:textId="77777777" w:rsidR="008E5555" w:rsidRDefault="00CB5D2C">
            <w:pPr>
              <w:pStyle w:val="Compact"/>
            </w:pPr>
            <w:r>
              <w:t>Temp., Time, ti(Wind, Sun)</w:t>
            </w:r>
          </w:p>
        </w:tc>
        <w:tc>
          <w:tcPr>
            <w:tcW w:w="0" w:type="auto"/>
          </w:tcPr>
          <w:p w14:paraId="4B9B57E1" w14:textId="77777777" w:rsidR="008E5555" w:rsidRDefault="00CB5D2C">
            <w:pPr>
              <w:pStyle w:val="Compact"/>
              <w:jc w:val="right"/>
            </w:pPr>
            <w:r>
              <w:t>8092.72</w:t>
            </w:r>
          </w:p>
        </w:tc>
        <w:tc>
          <w:tcPr>
            <w:tcW w:w="0" w:type="auto"/>
          </w:tcPr>
          <w:p w14:paraId="218729CF" w14:textId="77777777" w:rsidR="008E5555" w:rsidRDefault="00CB5D2C">
            <w:pPr>
              <w:pStyle w:val="Compact"/>
              <w:jc w:val="right"/>
            </w:pPr>
            <w:r>
              <w:t>18.69</w:t>
            </w:r>
          </w:p>
        </w:tc>
        <w:tc>
          <w:tcPr>
            <w:tcW w:w="0" w:type="auto"/>
          </w:tcPr>
          <w:p w14:paraId="595BA039" w14:textId="77777777" w:rsidR="008E5555" w:rsidRDefault="00CB5D2C">
            <w:pPr>
              <w:pStyle w:val="Compact"/>
              <w:jc w:val="right"/>
            </w:pPr>
            <w:r>
              <w:t>0.00</w:t>
            </w:r>
          </w:p>
        </w:tc>
      </w:tr>
    </w:tbl>
    <w:p w14:paraId="4C9922FD" w14:textId="77777777" w:rsidR="008E5555" w:rsidRDefault="00CB5D2C">
      <w:pPr>
        <w:pStyle w:val="Heading3"/>
      </w:pPr>
      <w:bookmarkStart w:id="111" w:name="analysis-of-best-fit-model"/>
      <w:bookmarkEnd w:id="108"/>
      <w:bookmarkEnd w:id="109"/>
      <w:r>
        <w:t xml:space="preserve">Analysis </w:t>
      </w:r>
      <w:commentRangeStart w:id="112"/>
      <w:commentRangeStart w:id="113"/>
      <w:r>
        <w:t>of Best Fit Mode</w:t>
      </w:r>
      <w:commentRangeEnd w:id="112"/>
      <w:r>
        <w:rPr>
          <w:rStyle w:val="CommentReference"/>
          <w:sz w:val="28"/>
          <w:szCs w:val="28"/>
        </w:rPr>
        <w:commentReference w:id="112"/>
      </w:r>
      <w:commentRangeEnd w:id="113"/>
      <w:r>
        <w:rPr>
          <w:rStyle w:val="CommentReference"/>
          <w:sz w:val="28"/>
          <w:szCs w:val="28"/>
        </w:rPr>
        <w:commentReference w:id="113"/>
      </w:r>
      <w:r>
        <w:t>l</w:t>
      </w:r>
    </w:p>
    <w:p w14:paraId="29E01EE0" w14:textId="77777777" w:rsidR="008E5555" w:rsidRDefault="00CB5D2C">
      <w:pPr>
        <w:pStyle w:val="FirstParagraph"/>
      </w:pPr>
      <w:r>
        <w:t xml:space="preserve">The best-fit model (M50) from the 30-minute wind disruption analysis predicted </w:t>
      </w:r>
      <m:oMath>
        <m:r>
          <m:rPr>
            <m:sty m:val="p"/>
          </m:rPr>
          <w:rPr>
            <w:rFonts w:ascii="Cambria Math" w:hAnsi="Cambria Math"/>
          </w:rPr>
          <m:t>Δ</m:t>
        </m:r>
      </m:oMath>
      <w:r>
        <w:t>BI as a function of: (1) the previous 30-minute observation’s BI, (2) average 30-minute temperature, (3) time of day (minutes since sunrise), and (4) a tensor interaction between maximum wind gust speed and the number of butterflies in direct sunlight. Statistical analysis of this responsive change model revealed significant effects for three of the four predictors (Table </w:t>
      </w:r>
      <w:hyperlink w:anchor="tab:m50_summary" w:history="1">
        <w:r w:rsidR="008E5555" w:rsidRPr="5D89EF11">
          <w:rPr>
            <w:rStyle w:val="Hyperlink"/>
          </w:rPr>
          <w:t>2</w:t>
        </w:r>
      </w:hyperlink>
      <w:r>
        <w:t>). The previous butterfly index (</w:t>
      </w:r>
      <m:oMath>
        <m:r>
          <w:rPr>
            <w:rFonts w:ascii="Cambria Math" w:hAnsi="Cambria Math"/>
          </w:rPr>
          <m:t>F</m:t>
        </m:r>
      </m:oMath>
      <w:r>
        <w:t xml:space="preserve"> = 12.50, </w:t>
      </w:r>
      <m:oMath>
        <m:r>
          <w:rPr>
            <w:rFonts w:ascii="Cambria Math" w:hAnsi="Cambria Math"/>
          </w:rPr>
          <m:t>p</m:t>
        </m:r>
        <m:r>
          <m:rPr>
            <m:sty m:val="p"/>
          </m:rPr>
          <w:rPr>
            <w:rFonts w:ascii="Cambria Math" w:hAnsi="Cambria Math"/>
          </w:rPr>
          <m:t>&lt;</m:t>
        </m:r>
        <m:r>
          <w:rPr>
            <w:rFonts w:ascii="Cambria Math" w:hAnsi="Cambria Math"/>
          </w:rPr>
          <m:t>0.001</m:t>
        </m:r>
      </m:oMath>
      <w:r>
        <w:t>), time of day (</w:t>
      </w:r>
      <m:oMath>
        <m:r>
          <w:rPr>
            <w:rFonts w:ascii="Cambria Math" w:hAnsi="Cambria Math"/>
          </w:rPr>
          <m:t>F</m:t>
        </m:r>
      </m:oMath>
      <w:r>
        <w:t xml:space="preserve"> = 9.85, </w:t>
      </w:r>
      <m:oMath>
        <m:r>
          <w:rPr>
            <w:rFonts w:ascii="Cambria Math" w:hAnsi="Cambria Math"/>
          </w:rPr>
          <m:t>p</m:t>
        </m:r>
        <m:r>
          <m:rPr>
            <m:sty m:val="p"/>
          </m:rPr>
          <w:rPr>
            <w:rFonts w:ascii="Cambria Math" w:hAnsi="Cambria Math"/>
          </w:rPr>
          <m:t>&lt;</m:t>
        </m:r>
        <m:r>
          <w:rPr>
            <w:rFonts w:ascii="Cambria Math" w:hAnsi="Cambria Math"/>
          </w:rPr>
          <m:t>0.001</m:t>
        </m:r>
      </m:oMath>
      <w:r>
        <w:t>), and the wind-sunlight interaction (</w:t>
      </w:r>
      <m:oMath>
        <m:r>
          <w:rPr>
            <w:rFonts w:ascii="Cambria Math" w:hAnsi="Cambria Math"/>
          </w:rPr>
          <m:t>F</m:t>
        </m:r>
      </m:oMath>
      <w:r>
        <w:t xml:space="preserve"> = 4.67, </w:t>
      </w:r>
      <m:oMath>
        <m:r>
          <w:rPr>
            <w:rFonts w:ascii="Cambria Math" w:hAnsi="Cambria Math"/>
          </w:rPr>
          <m:t>p</m:t>
        </m:r>
        <m:r>
          <m:rPr>
            <m:sty m:val="p"/>
          </m:rPr>
          <w:rPr>
            <w:rFonts w:ascii="Cambria Math" w:hAnsi="Cambria Math"/>
          </w:rPr>
          <m:t>&lt;</m:t>
        </m:r>
        <m:r>
          <w:rPr>
            <w:rFonts w:ascii="Cambria Math" w:hAnsi="Cambria Math"/>
          </w:rPr>
          <m:t>0.001</m:t>
        </m:r>
      </m:oMath>
      <w:r>
        <w:t>) all showed strong statistical significance. Temperature effects approached but did not reach conventional significance thresholds (</w:t>
      </w:r>
      <m:oMath>
        <m:r>
          <w:rPr>
            <w:rFonts w:ascii="Cambria Math" w:hAnsi="Cambria Math"/>
          </w:rPr>
          <m:t>F</m:t>
        </m:r>
      </m:oMath>
      <w:r>
        <w:t xml:space="preserve"> = 3.19, </w:t>
      </w:r>
      <m:oMath>
        <m:r>
          <w:rPr>
            <w:rFonts w:ascii="Cambria Math" w:hAnsi="Cambria Math"/>
          </w:rPr>
          <m:t>p</m:t>
        </m:r>
      </m:oMath>
      <w:r>
        <w:t xml:space="preserve"> = 0.057). The mo</w:t>
      </w:r>
      <w:commentRangeStart w:id="114"/>
      <w:r>
        <w:t xml:space="preserve">del only explained 6.4% of the variance in </w:t>
      </w:r>
      <m:oMath>
        <m:r>
          <m:rPr>
            <m:sty m:val="p"/>
          </m:rPr>
          <w:rPr>
            <w:rFonts w:ascii="Cambria Math" w:hAnsi="Cambria Math"/>
          </w:rPr>
          <m:t>Δ</m:t>
        </m:r>
      </m:oMath>
      <w:r>
        <w:t>BI (adj</w:t>
      </w:r>
      <w:commentRangeEnd w:id="114"/>
      <w:r>
        <w:rPr>
          <w:rStyle w:val="CommentReference"/>
          <w:sz w:val="24"/>
          <w:szCs w:val="24"/>
        </w:rPr>
        <w:commentReference w:id="114"/>
      </w:r>
      <w:r>
        <w:t xml:space="preserve">usted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0.064, </w:t>
      </w:r>
      <m:oMath>
        <m:r>
          <w:rPr>
            <w:rFonts w:ascii="Cambria Math" w:hAnsi="Cambria Math"/>
          </w:rPr>
          <m:t>n</m:t>
        </m:r>
      </m:oMath>
      <w:r>
        <w:t xml:space="preserve"> = 1894).</w:t>
      </w:r>
    </w:p>
    <w:p w14:paraId="160D3E7C" w14:textId="77777777" w:rsidR="008E5555" w:rsidRDefault="00CB5D2C">
      <w:pPr>
        <w:pStyle w:val="TableCaption"/>
      </w:pPr>
      <w:bookmarkStart w:id="115" w:name="tab:m50_summary"/>
      <w:r>
        <w:t>Sum</w:t>
      </w:r>
      <w:commentRangeStart w:id="116"/>
      <w:r>
        <w:t>mary of best-fit model (M5</w:t>
      </w:r>
      <w:commentRangeEnd w:id="116"/>
      <w:r>
        <w:rPr>
          <w:rStyle w:val="CommentReference"/>
          <w:sz w:val="24"/>
          <w:szCs w:val="24"/>
        </w:rPr>
        <w:commentReference w:id="116"/>
      </w:r>
      <w:r>
        <w:t>0).</w:t>
      </w:r>
    </w:p>
    <w:tbl>
      <w:tblPr>
        <w:tblStyle w:val="Table"/>
        <w:tblW w:w="0" w:type="auto"/>
        <w:tblLook w:val="0020" w:firstRow="1" w:lastRow="0" w:firstColumn="0" w:lastColumn="0" w:noHBand="0" w:noVBand="0"/>
        <w:tblCaption w:val="Summary of best-fit model (M50)."/>
      </w:tblPr>
      <w:tblGrid>
        <w:gridCol w:w="3371"/>
        <w:gridCol w:w="670"/>
        <w:gridCol w:w="875"/>
        <w:gridCol w:w="798"/>
        <w:gridCol w:w="1373"/>
      </w:tblGrid>
      <w:tr w:rsidR="008E5555" w14:paraId="786EDFF2" w14:textId="77777777" w:rsidTr="008E5555">
        <w:trPr>
          <w:cnfStyle w:val="100000000000" w:firstRow="1" w:lastRow="0" w:firstColumn="0" w:lastColumn="0" w:oddVBand="0" w:evenVBand="0" w:oddHBand="0" w:evenHBand="0" w:firstRowFirstColumn="0" w:firstRowLastColumn="0" w:lastRowFirstColumn="0" w:lastRowLastColumn="0"/>
          <w:tblHeader/>
        </w:trPr>
        <w:tc>
          <w:tcPr>
            <w:tcW w:w="0" w:type="auto"/>
          </w:tcPr>
          <w:p w14:paraId="1522DCFD" w14:textId="77777777" w:rsidR="008E5555" w:rsidRDefault="00CB5D2C">
            <w:pPr>
              <w:pStyle w:val="Compact"/>
            </w:pPr>
            <w:r>
              <w:rPr>
                <w:b/>
                <w:bCs/>
              </w:rPr>
              <w:t>Smooth Term</w:t>
            </w:r>
          </w:p>
        </w:tc>
        <w:tc>
          <w:tcPr>
            <w:tcW w:w="0" w:type="auto"/>
          </w:tcPr>
          <w:p w14:paraId="75848364" w14:textId="77777777" w:rsidR="008E5555" w:rsidRDefault="00CB5D2C">
            <w:pPr>
              <w:pStyle w:val="Compact"/>
              <w:jc w:val="right"/>
            </w:pPr>
            <w:r>
              <w:rPr>
                <w:b/>
                <w:bCs/>
              </w:rPr>
              <w:t>edf</w:t>
            </w:r>
          </w:p>
        </w:tc>
        <w:tc>
          <w:tcPr>
            <w:tcW w:w="0" w:type="auto"/>
          </w:tcPr>
          <w:p w14:paraId="77B176FB" w14:textId="77777777" w:rsidR="008E5555" w:rsidRDefault="00CB5D2C">
            <w:pPr>
              <w:pStyle w:val="Compact"/>
              <w:jc w:val="right"/>
            </w:pPr>
            <w:r>
              <w:rPr>
                <w:b/>
                <w:bCs/>
              </w:rPr>
              <w:t>Ref.df</w:t>
            </w:r>
          </w:p>
        </w:tc>
        <w:tc>
          <w:tcPr>
            <w:tcW w:w="0" w:type="auto"/>
          </w:tcPr>
          <w:p w14:paraId="6E2E6B59" w14:textId="77777777" w:rsidR="008E5555" w:rsidRDefault="00CB5D2C">
            <w:pPr>
              <w:pStyle w:val="Compact"/>
              <w:jc w:val="right"/>
            </w:pPr>
            <m:oMathPara>
              <m:oMath>
                <m:r>
                  <w:rPr>
                    <w:rFonts w:ascii="Cambria Math" w:hAnsi="Cambria Math"/>
                  </w:rPr>
                  <m:t>F</m:t>
                </m:r>
              </m:oMath>
            </m:oMathPara>
          </w:p>
        </w:tc>
        <w:tc>
          <w:tcPr>
            <w:tcW w:w="0" w:type="auto"/>
          </w:tcPr>
          <w:p w14:paraId="05D93264" w14:textId="77777777" w:rsidR="008E5555" w:rsidRDefault="00CB5D2C">
            <w:pPr>
              <w:pStyle w:val="Compact"/>
              <w:jc w:val="right"/>
            </w:pPr>
            <m:oMath>
              <m:r>
                <w:rPr>
                  <w:rFonts w:ascii="Cambria Math" w:hAnsi="Cambria Math"/>
                </w:rPr>
                <m:t>p</m:t>
              </m:r>
            </m:oMath>
            <w:r>
              <w:rPr>
                <w:b/>
                <w:bCs/>
              </w:rPr>
              <w:t>-value</w:t>
            </w:r>
          </w:p>
        </w:tc>
      </w:tr>
      <w:tr w:rsidR="008E5555" w14:paraId="3C493A07" w14:textId="77777777">
        <w:tc>
          <w:tcPr>
            <w:tcW w:w="0" w:type="auto"/>
          </w:tcPr>
          <w:p w14:paraId="50923AE7" w14:textId="77777777" w:rsidR="008E5555" w:rsidRDefault="00CB5D2C">
            <w:pPr>
              <w:pStyle w:val="Compact"/>
            </w:pPr>
            <w:r>
              <w:t>Previous butterfly index</w:t>
            </w:r>
          </w:p>
        </w:tc>
        <w:tc>
          <w:tcPr>
            <w:tcW w:w="0" w:type="auto"/>
          </w:tcPr>
          <w:p w14:paraId="14EA90A7" w14:textId="77777777" w:rsidR="008E5555" w:rsidRDefault="00CB5D2C">
            <w:pPr>
              <w:pStyle w:val="Compact"/>
              <w:jc w:val="right"/>
            </w:pPr>
            <w:r>
              <w:t>2.41</w:t>
            </w:r>
          </w:p>
        </w:tc>
        <w:tc>
          <w:tcPr>
            <w:tcW w:w="0" w:type="auto"/>
          </w:tcPr>
          <w:p w14:paraId="05BC1D41" w14:textId="77777777" w:rsidR="008E5555" w:rsidRDefault="00CB5D2C">
            <w:pPr>
              <w:pStyle w:val="Compact"/>
              <w:jc w:val="right"/>
            </w:pPr>
            <w:r>
              <w:t>2.41</w:t>
            </w:r>
          </w:p>
        </w:tc>
        <w:tc>
          <w:tcPr>
            <w:tcW w:w="0" w:type="auto"/>
          </w:tcPr>
          <w:p w14:paraId="1CBAFE23" w14:textId="77777777" w:rsidR="008E5555" w:rsidRDefault="00CB5D2C">
            <w:pPr>
              <w:pStyle w:val="Compact"/>
              <w:jc w:val="right"/>
            </w:pPr>
            <w:r>
              <w:t>12.50</w:t>
            </w:r>
          </w:p>
        </w:tc>
        <w:tc>
          <w:tcPr>
            <w:tcW w:w="0" w:type="auto"/>
          </w:tcPr>
          <w:p w14:paraId="4CB44F0B" w14:textId="77777777" w:rsidR="008E5555" w:rsidRDefault="00CB5D2C">
            <w:pPr>
              <w:pStyle w:val="Compact"/>
              <w:jc w:val="right"/>
            </w:pPr>
            <m:oMath>
              <m:r>
                <m:rPr>
                  <m:sty m:val="p"/>
                </m:rPr>
                <w:rPr>
                  <w:rFonts w:ascii="Cambria Math" w:hAnsi="Cambria Math"/>
                </w:rPr>
                <m:t>&lt;</m:t>
              </m:r>
              <m:r>
                <w:rPr>
                  <w:rFonts w:ascii="Cambria Math" w:hAnsi="Cambria Math"/>
                </w:rPr>
                <m:t>0.001</m:t>
              </m:r>
            </m:oMath>
            <w:r>
              <w:t>***</w:t>
            </w:r>
          </w:p>
        </w:tc>
      </w:tr>
      <w:tr w:rsidR="008E5555" w14:paraId="213CEDF9" w14:textId="77777777">
        <w:tc>
          <w:tcPr>
            <w:tcW w:w="0" w:type="auto"/>
          </w:tcPr>
          <w:p w14:paraId="604400FF" w14:textId="77777777" w:rsidR="008E5555" w:rsidRDefault="00CB5D2C">
            <w:pPr>
              <w:pStyle w:val="Compact"/>
            </w:pPr>
            <w:r>
              <w:t>Average temperature</w:t>
            </w:r>
          </w:p>
        </w:tc>
        <w:tc>
          <w:tcPr>
            <w:tcW w:w="0" w:type="auto"/>
          </w:tcPr>
          <w:p w14:paraId="2BE72A67" w14:textId="77777777" w:rsidR="008E5555" w:rsidRDefault="00CB5D2C">
            <w:pPr>
              <w:pStyle w:val="Compact"/>
              <w:jc w:val="right"/>
            </w:pPr>
            <w:r>
              <w:t>3.68</w:t>
            </w:r>
          </w:p>
        </w:tc>
        <w:tc>
          <w:tcPr>
            <w:tcW w:w="0" w:type="auto"/>
          </w:tcPr>
          <w:p w14:paraId="5E527D3E" w14:textId="77777777" w:rsidR="008E5555" w:rsidRDefault="00CB5D2C">
            <w:pPr>
              <w:pStyle w:val="Compact"/>
              <w:jc w:val="right"/>
            </w:pPr>
            <w:r>
              <w:t>3.68</w:t>
            </w:r>
          </w:p>
        </w:tc>
        <w:tc>
          <w:tcPr>
            <w:tcW w:w="0" w:type="auto"/>
          </w:tcPr>
          <w:p w14:paraId="1D9BACD6" w14:textId="77777777" w:rsidR="008E5555" w:rsidRDefault="00CB5D2C">
            <w:pPr>
              <w:pStyle w:val="Compact"/>
              <w:jc w:val="right"/>
            </w:pPr>
            <w:r>
              <w:t>3.19</w:t>
            </w:r>
          </w:p>
        </w:tc>
        <w:tc>
          <w:tcPr>
            <w:tcW w:w="0" w:type="auto"/>
          </w:tcPr>
          <w:p w14:paraId="78424423" w14:textId="77777777" w:rsidR="008E5555" w:rsidRDefault="00CB5D2C">
            <w:pPr>
              <w:pStyle w:val="Compact"/>
              <w:jc w:val="right"/>
            </w:pPr>
            <w:r>
              <w:t>0.057</w:t>
            </w:r>
          </w:p>
        </w:tc>
      </w:tr>
      <w:tr w:rsidR="008E5555" w14:paraId="754969FB" w14:textId="77777777">
        <w:tc>
          <w:tcPr>
            <w:tcW w:w="0" w:type="auto"/>
          </w:tcPr>
          <w:p w14:paraId="39823BA7" w14:textId="77777777" w:rsidR="008E5555" w:rsidRDefault="00CB5D2C">
            <w:pPr>
              <w:pStyle w:val="Compact"/>
            </w:pPr>
            <w:r>
              <w:t>Time since sunrise</w:t>
            </w:r>
          </w:p>
        </w:tc>
        <w:tc>
          <w:tcPr>
            <w:tcW w:w="0" w:type="auto"/>
          </w:tcPr>
          <w:p w14:paraId="54375979" w14:textId="77777777" w:rsidR="008E5555" w:rsidRDefault="00CB5D2C">
            <w:pPr>
              <w:pStyle w:val="Compact"/>
              <w:jc w:val="right"/>
            </w:pPr>
            <w:r>
              <w:t>4.87</w:t>
            </w:r>
          </w:p>
        </w:tc>
        <w:tc>
          <w:tcPr>
            <w:tcW w:w="0" w:type="auto"/>
          </w:tcPr>
          <w:p w14:paraId="6A704EB2" w14:textId="77777777" w:rsidR="008E5555" w:rsidRDefault="00CB5D2C">
            <w:pPr>
              <w:pStyle w:val="Compact"/>
              <w:jc w:val="right"/>
            </w:pPr>
            <w:r>
              <w:t>4.87</w:t>
            </w:r>
          </w:p>
        </w:tc>
        <w:tc>
          <w:tcPr>
            <w:tcW w:w="0" w:type="auto"/>
          </w:tcPr>
          <w:p w14:paraId="7187F766" w14:textId="77777777" w:rsidR="008E5555" w:rsidRDefault="00CB5D2C">
            <w:pPr>
              <w:pStyle w:val="Compact"/>
              <w:jc w:val="right"/>
            </w:pPr>
            <w:r>
              <w:t>9.85</w:t>
            </w:r>
          </w:p>
        </w:tc>
        <w:tc>
          <w:tcPr>
            <w:tcW w:w="0" w:type="auto"/>
          </w:tcPr>
          <w:p w14:paraId="082B041C" w14:textId="77777777" w:rsidR="008E5555" w:rsidRDefault="00CB5D2C">
            <w:pPr>
              <w:pStyle w:val="Compact"/>
              <w:jc w:val="right"/>
            </w:pPr>
            <m:oMath>
              <m:r>
                <m:rPr>
                  <m:sty m:val="p"/>
                </m:rPr>
                <w:rPr>
                  <w:rFonts w:ascii="Cambria Math" w:hAnsi="Cambria Math"/>
                </w:rPr>
                <m:t>&lt;</m:t>
              </m:r>
              <m:r>
                <w:rPr>
                  <w:rFonts w:ascii="Cambria Math" w:hAnsi="Cambria Math"/>
                </w:rPr>
                <m:t>0.001</m:t>
              </m:r>
            </m:oMath>
            <w:r>
              <w:t>***</w:t>
            </w:r>
          </w:p>
        </w:tc>
      </w:tr>
      <w:tr w:rsidR="008E5555" w14:paraId="63BD4B20" w14:textId="77777777">
        <w:tc>
          <w:tcPr>
            <w:tcW w:w="0" w:type="auto"/>
          </w:tcPr>
          <w:p w14:paraId="1C73AAC9" w14:textId="77777777" w:rsidR="008E5555" w:rsidRDefault="00CB5D2C">
            <w:pPr>
              <w:pStyle w:val="Compact"/>
            </w:pPr>
            <w:r>
              <w:t xml:space="preserve">Wind gust </w:t>
            </w:r>
            <m:oMath>
              <m:r>
                <m:rPr>
                  <m:sty m:val="p"/>
                </m:rPr>
                <w:rPr>
                  <w:rFonts w:ascii="Cambria Math" w:hAnsi="Cambria Math"/>
                </w:rPr>
                <m:t>×</m:t>
              </m:r>
            </m:oMath>
            <w:r>
              <w:t xml:space="preserve"> Sunlight exposure</w:t>
            </w:r>
          </w:p>
        </w:tc>
        <w:tc>
          <w:tcPr>
            <w:tcW w:w="0" w:type="auto"/>
          </w:tcPr>
          <w:p w14:paraId="1C6BAA60" w14:textId="77777777" w:rsidR="008E5555" w:rsidRDefault="00CB5D2C">
            <w:pPr>
              <w:pStyle w:val="Compact"/>
              <w:jc w:val="right"/>
            </w:pPr>
            <w:r>
              <w:t>7.35</w:t>
            </w:r>
          </w:p>
        </w:tc>
        <w:tc>
          <w:tcPr>
            <w:tcW w:w="0" w:type="auto"/>
          </w:tcPr>
          <w:p w14:paraId="6973F80B" w14:textId="77777777" w:rsidR="008E5555" w:rsidRDefault="00CB5D2C">
            <w:pPr>
              <w:pStyle w:val="Compact"/>
              <w:jc w:val="right"/>
            </w:pPr>
            <w:r>
              <w:t>7.35</w:t>
            </w:r>
          </w:p>
        </w:tc>
        <w:tc>
          <w:tcPr>
            <w:tcW w:w="0" w:type="auto"/>
          </w:tcPr>
          <w:p w14:paraId="20FFAFAA" w14:textId="77777777" w:rsidR="008E5555" w:rsidRDefault="00CB5D2C">
            <w:pPr>
              <w:pStyle w:val="Compact"/>
              <w:jc w:val="right"/>
            </w:pPr>
            <w:r>
              <w:t>4.67</w:t>
            </w:r>
          </w:p>
        </w:tc>
        <w:tc>
          <w:tcPr>
            <w:tcW w:w="0" w:type="auto"/>
          </w:tcPr>
          <w:p w14:paraId="0C02D54B" w14:textId="77777777" w:rsidR="008E5555" w:rsidRDefault="00CB5D2C">
            <w:pPr>
              <w:pStyle w:val="Compact"/>
              <w:jc w:val="right"/>
            </w:pPr>
            <m:oMath>
              <m:r>
                <m:rPr>
                  <m:sty m:val="p"/>
                </m:rPr>
                <w:rPr>
                  <w:rFonts w:ascii="Cambria Math" w:hAnsi="Cambria Math"/>
                </w:rPr>
                <m:t>&lt;</m:t>
              </m:r>
              <m:r>
                <w:rPr>
                  <w:rFonts w:ascii="Cambria Math" w:hAnsi="Cambria Math"/>
                </w:rPr>
                <m:t>0.001</m:t>
              </m:r>
            </m:oMath>
            <w:r>
              <w:t>***</w:t>
            </w:r>
          </w:p>
        </w:tc>
      </w:tr>
      <w:tr w:rsidR="008E5555" w14:paraId="18A1E5C1" w14:textId="77777777">
        <w:tc>
          <w:tcPr>
            <w:tcW w:w="0" w:type="auto"/>
            <w:gridSpan w:val="5"/>
          </w:tcPr>
          <w:p w14:paraId="6FF80342" w14:textId="77777777" w:rsidR="008E5555" w:rsidRDefault="00CB5D2C">
            <w:pPr>
              <w:pStyle w:val="Compact"/>
            </w:pPr>
            <w:r>
              <w:rPr>
                <w:i/>
                <w:iCs/>
              </w:rPr>
              <w:t>Model performance:</w:t>
            </w:r>
            <w:r>
              <w:t xml:space="preserve"> Adj.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0.064, Scale est. = 4.03, </w:t>
            </w:r>
            <m:oMath>
              <m:r>
                <w:rPr>
                  <w:rFonts w:ascii="Cambria Math" w:hAnsi="Cambria Math"/>
                </w:rPr>
                <m:t>n</m:t>
              </m:r>
            </m:oMath>
            <w:r>
              <w:t xml:space="preserve"> = 1894</w:t>
            </w:r>
          </w:p>
        </w:tc>
      </w:tr>
    </w:tbl>
    <w:bookmarkEnd w:id="115"/>
    <w:p w14:paraId="15F7CA73" w14:textId="138BB544" w:rsidR="008E5555" w:rsidRDefault="198A2277">
      <w:pPr>
        <w:pStyle w:val="BodyText"/>
      </w:pPr>
      <w:r>
        <w:t>Partial effects for the smooth terms, which represent the isolated influence of each predictor while holding other variables constant at their mean, are shown in Figure </w:t>
      </w:r>
      <w:hyperlink w:anchor="fig:partial_effects_30min" w:history="1">
        <w:r w:rsidR="3AC966F8" w:rsidRPr="5D89EF11">
          <w:rPr>
            <w:rStyle w:val="Hyperlink"/>
          </w:rPr>
          <w:t>4</w:t>
        </w:r>
      </w:hyperlink>
      <w:r>
        <w:t>. The previous butterfly count (BI) showed a significant non-linear negative relationship (</w:t>
      </w:r>
      <m:oMath>
        <m:r>
          <w:rPr>
            <w:rFonts w:ascii="Cambria Math" w:hAnsi="Cambria Math"/>
          </w:rPr>
          <m:t>p</m:t>
        </m:r>
        <m:r>
          <m:rPr>
            <m:sty m:val="p"/>
          </m:rPr>
          <w:rPr>
            <w:rFonts w:ascii="Cambria Math" w:hAnsi="Cambria Math"/>
          </w:rPr>
          <m:t>&lt;</m:t>
        </m:r>
        <m:r>
          <w:rPr>
            <w:rFonts w:ascii="Cambria Math" w:hAnsi="Cambria Math"/>
          </w:rPr>
          <m:t>0.001</m:t>
        </m:r>
      </m:oMath>
      <w:r>
        <w:t>) consistent with proportionally greater departures from larger aggregations. Time of day captured a significant diurnal pattern (</w:t>
      </w:r>
      <m:oMath>
        <m:r>
          <w:rPr>
            <w:rFonts w:ascii="Cambria Math" w:hAnsi="Cambria Math"/>
          </w:rPr>
          <m:t>p</m:t>
        </m:r>
        <m:r>
          <m:rPr>
            <m:sty m:val="p"/>
          </m:rPr>
          <w:rPr>
            <w:rFonts w:ascii="Cambria Math" w:hAnsi="Cambria Math"/>
          </w:rPr>
          <m:t>&lt;</m:t>
        </m:r>
        <m:r>
          <w:rPr>
            <w:rFonts w:ascii="Cambria Math" w:hAnsi="Cambria Math"/>
          </w:rPr>
          <m:t>0.001</m:t>
        </m:r>
      </m:oMath>
      <w:r>
        <w:t>) with morning departures (reductions in BI) and afternoon returns (increases in BI). Temperature showed a marginally non-significant trend (</w:t>
      </w:r>
      <m:oMath>
        <m:r>
          <w:rPr>
            <w:rFonts w:ascii="Cambria Math" w:hAnsi="Cambria Math"/>
          </w:rPr>
          <m:t>p</m:t>
        </m:r>
      </m:oMath>
      <w:r>
        <w:t xml:space="preserve"> = 0.057) suggesting possible effects </w:t>
      </w:r>
      <w:r w:rsidR="2ACEE596">
        <w:t xml:space="preserve">starting, and beyond </w:t>
      </w:r>
      <w:r>
        <w:t xml:space="preserve"> the 12.7–16</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C flig</w:t>
      </w:r>
      <w:commentRangeStart w:id="117"/>
      <w:commentRangeStart w:id="118"/>
      <w:r>
        <w:t>ht</w:t>
      </w:r>
      <w:commentRangeEnd w:id="117"/>
      <w:r w:rsidR="00CB5D2C">
        <w:rPr>
          <w:rStyle w:val="CommentReference"/>
          <w:sz w:val="24"/>
          <w:szCs w:val="24"/>
        </w:rPr>
        <w:commentReference w:id="117"/>
      </w:r>
      <w:commentRangeEnd w:id="118"/>
      <w:r w:rsidR="00CB5D2C">
        <w:rPr>
          <w:rStyle w:val="CommentReference"/>
          <w:sz w:val="24"/>
          <w:szCs w:val="24"/>
        </w:rPr>
        <w:commentReference w:id="118"/>
      </w:r>
      <w:r>
        <w:t xml:space="preserve"> threshold range.</w:t>
      </w:r>
    </w:p>
    <w:p w14:paraId="5E1E4D21" w14:textId="77777777" w:rsidR="008E5555" w:rsidRDefault="00CB5D2C">
      <w:pPr>
        <w:pStyle w:val="CaptionedFigure"/>
      </w:pPr>
      <w:bookmarkStart w:id="119" w:name="fig:partial_effects_30min"/>
      <w:r>
        <w:rPr>
          <w:noProof/>
        </w:rPr>
        <w:lastRenderedPageBreak/>
        <w:drawing>
          <wp:inline distT="0" distB="0" distL="0" distR="0" wp14:anchorId="12004C35" wp14:editId="30785B1B">
            <wp:extent cx="4800600" cy="2400300"/>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figures/fig04_partial_effects_30min.png"/>
                    <pic:cNvPicPr>
                      <a:picLocks noChangeAspect="1" noChangeArrowheads="1"/>
                    </pic:cNvPicPr>
                  </pic:nvPicPr>
                  <pic:blipFill>
                    <a:blip r:embed="rId15"/>
                    <a:stretch>
                      <a:fillRect/>
                    </a:stretch>
                  </pic:blipFill>
                  <pic:spPr bwMode="auto">
                    <a:xfrm>
                      <a:off x="0" y="0"/>
                      <a:ext cx="4800600" cy="2400300"/>
                    </a:xfrm>
                    <a:prstGeom prst="rect">
                      <a:avLst/>
                    </a:prstGeom>
                    <a:noFill/>
                    <a:ln w="9525">
                      <a:noFill/>
                      <a:headEnd/>
                      <a:tailEnd/>
                    </a:ln>
                  </pic:spPr>
                </pic:pic>
              </a:graphicData>
            </a:graphic>
          </wp:inline>
        </w:drawing>
      </w:r>
    </w:p>
    <w:p w14:paraId="4B81E366" w14:textId="77777777" w:rsidR="008E5555" w:rsidRDefault="00CB5D2C">
      <w:pPr>
        <w:pStyle w:val="ImageCaption"/>
      </w:pPr>
      <w:r>
        <w:t xml:space="preserve">Partial effects for best fit wind disruption model (30-minute window). Partial effects of environmental predictors on </w:t>
      </w:r>
      <m:oMath>
        <m:r>
          <w:rPr>
            <w:rFonts w:ascii="Cambria Math" w:hAnsi="Cambria Math"/>
          </w:rPr>
          <m:t>Δ</m:t>
        </m:r>
      </m:oMath>
      <w:r>
        <w:t>BI from the best-fit GAMM model (M50) in the 30-minute wind disruption analysis. Partial effects show how each environmental factor influences butterfly abundance while holding all other variables constant, thus isolating each predictor’s individual contribution to the response. Shaded regions represent 95% confidence intervals. The blue vertical shading in the right panel shows the range of temperatures over which the flight threshold occurs.</w:t>
      </w:r>
    </w:p>
    <w:bookmarkEnd w:id="119"/>
    <w:p w14:paraId="50FD95EC" w14:textId="74DA9C5C" w:rsidR="008E5555" w:rsidRDefault="198A2277">
      <w:pPr>
        <w:pStyle w:val="BodyText"/>
      </w:pPr>
      <w:r>
        <w:t>The tensor interaction between wind speed and butterflies in direct sun (</w:t>
      </w:r>
      <m:oMath>
        <m:r>
          <w:rPr>
            <w:rFonts w:ascii="Cambria Math" w:hAnsi="Cambria Math"/>
          </w:rPr>
          <m:t>p</m:t>
        </m:r>
        <m:r>
          <m:rPr>
            <m:sty m:val="p"/>
          </m:rPr>
          <w:rPr>
            <w:rFonts w:ascii="Cambria Math" w:hAnsi="Cambria Math"/>
          </w:rPr>
          <m:t>&lt;</m:t>
        </m:r>
        <m:r>
          <w:rPr>
            <w:rFonts w:ascii="Cambria Math" w:hAnsi="Cambria Math"/>
          </w:rPr>
          <m:t>0.001</m:t>
        </m:r>
      </m:oMath>
      <w:r>
        <w:t xml:space="preserve">) revealed a complex conditional relationship where wind effects on </w:t>
      </w:r>
      <m:oMath>
        <m:r>
          <m:rPr>
            <m:sty m:val="p"/>
          </m:rPr>
          <w:rPr>
            <w:rFonts w:ascii="Cambria Math" w:hAnsi="Cambria Math"/>
          </w:rPr>
          <m:t>Δ</m:t>
        </m:r>
      </m:oMath>
      <w:r>
        <w:t>BI depended on solar exposure conditions. Bivariate heat maps (Figure </w:t>
      </w:r>
      <w:hyperlink w:anchor="fig:interaction_wind_sun_30min" w:history="1">
        <w:r w:rsidR="3AC966F8" w:rsidRPr="5D89EF11">
          <w:rPr>
            <w:rStyle w:val="Hyperlink"/>
          </w:rPr>
          <w:t>5</w:t>
        </w:r>
      </w:hyperlink>
      <w:r>
        <w:t xml:space="preserve">) show the combined response to wind and light </w:t>
      </w:r>
      <w:r w:rsidR="368504C6">
        <w:t>of</w:t>
      </w:r>
      <w:r>
        <w:t xml:space="preserve"> monarchs </w:t>
      </w:r>
      <w:r w:rsidR="54F3F14B">
        <w:t xml:space="preserve">present </w:t>
      </w:r>
      <w:r>
        <w:t xml:space="preserve">in clusters. When </w:t>
      </w:r>
      <w:commentRangeStart w:id="120"/>
      <w:r>
        <w:t>none of the butterflies pres</w:t>
      </w:r>
      <w:commentRangeEnd w:id="120"/>
      <w:r w:rsidR="00CB5D2C">
        <w:rPr>
          <w:rStyle w:val="CommentReference"/>
          <w:sz w:val="24"/>
          <w:szCs w:val="24"/>
        </w:rPr>
        <w:commentReference w:id="120"/>
      </w:r>
      <w:r>
        <w:t>ent were in direct sun (Figure </w:t>
      </w:r>
      <w:hyperlink w:anchor="fig:interaction_wind_sun_30min" w:history="1">
        <w:r w:rsidR="3AC966F8" w:rsidRPr="5D89EF11">
          <w:rPr>
            <w:rStyle w:val="Hyperlink"/>
          </w:rPr>
          <w:t>5</w:t>
        </w:r>
      </w:hyperlink>
      <w:r>
        <w:t xml:space="preserve">, origin of ordinate), </w:t>
      </w:r>
      <m:oMath>
        <m:r>
          <m:rPr>
            <m:sty m:val="p"/>
          </m:rPr>
          <w:rPr>
            <w:rFonts w:ascii="Cambria Math" w:hAnsi="Cambria Math"/>
          </w:rPr>
          <m:t>Δ</m:t>
        </m:r>
      </m:oMath>
      <w:r>
        <w:t>BI showed no consistent trend (blue or red) across the observed wind speed range (0–12.4 m/s). Conversely, when wind was held constant and low (near origin of abscissa, Figure </w:t>
      </w:r>
      <w:hyperlink w:anchor="fig:interaction_wind_sun_30min" w:history="1">
        <w:r w:rsidR="3AC966F8" w:rsidRPr="5D89EF11">
          <w:rPr>
            <w:rStyle w:val="Hyperlink"/>
          </w:rPr>
          <w:t>5</w:t>
        </w:r>
      </w:hyperlink>
      <w:r>
        <w:t>), low numbers of butterflies in direct sun (</w:t>
      </w:r>
      <m:oMath>
        <m:r>
          <m:rPr>
            <m:sty m:val="p"/>
          </m:rPr>
          <w:rPr>
            <w:rFonts w:ascii="Cambria Math" w:hAnsi="Cambria Math"/>
          </w:rPr>
          <m:t>&lt;</m:t>
        </m:r>
      </m:oMath>
      <w:r>
        <w:t xml:space="preserve">50) were associated with decreasing cluster sizes (blue or negative </w:t>
      </w:r>
      <m:oMath>
        <m:r>
          <m:rPr>
            <m:sty m:val="p"/>
          </m:rPr>
          <w:rPr>
            <w:rFonts w:ascii="Cambria Math" w:hAnsi="Cambria Math"/>
          </w:rPr>
          <m:t>Δ</m:t>
        </m:r>
      </m:oMath>
      <w:r>
        <w:t>BI values), while larger cluster sizes (</w:t>
      </w:r>
      <m:oMath>
        <m:r>
          <m:rPr>
            <m:sty m:val="p"/>
          </m:rPr>
          <w:rPr>
            <w:rFonts w:ascii="Cambria Math" w:hAnsi="Cambria Math"/>
          </w:rPr>
          <m:t>∼</m:t>
        </m:r>
      </m:oMath>
      <w:r>
        <w:t xml:space="preserve">100–150) led to increases in size (red or positive </w:t>
      </w:r>
      <m:oMath>
        <m:r>
          <m:rPr>
            <m:sty m:val="p"/>
          </m:rPr>
          <w:rPr>
            <w:rFonts w:ascii="Cambria Math" w:hAnsi="Cambria Math"/>
          </w:rPr>
          <m:t>Δ</m:t>
        </m:r>
      </m:oMath>
      <w:r>
        <w:t xml:space="preserve">BI values). At higher counts of butterflies in sun (e.g., </w:t>
      </w:r>
      <m:oMath>
        <m:r>
          <m:rPr>
            <m:sty m:val="p"/>
          </m:rPr>
          <w:rPr>
            <w:rFonts w:ascii="Cambria Math" w:hAnsi="Cambria Math"/>
          </w:rPr>
          <m:t>&gt;</m:t>
        </m:r>
      </m:oMath>
      <w:r>
        <w:t xml:space="preserve">100) and considering wind: in wind </w:t>
      </w:r>
      <m:oMath>
        <m:r>
          <m:rPr>
            <m:sty m:val="p"/>
          </m:rPr>
          <w:rPr>
            <w:rFonts w:ascii="Cambria Math" w:hAnsi="Cambria Math"/>
          </w:rPr>
          <m:t>&lt;</m:t>
        </m:r>
      </m:oMath>
      <w:r>
        <w:t>1 m/s clusters increase, then decrease in winds between 2 and 3 m/s, and then the pattern reverses and cluster sizes increase when wind speeds exceeded 3 m/s. The</w:t>
      </w:r>
      <w:commentRangeStart w:id="121"/>
      <w:r>
        <w:t xml:space="preserve"> red dashed line at 2 m</w:t>
      </w:r>
      <w:commentRangeEnd w:id="121"/>
      <w:r w:rsidR="00CB5D2C">
        <w:rPr>
          <w:rStyle w:val="CommentReference"/>
          <w:sz w:val="24"/>
          <w:szCs w:val="24"/>
        </w:rPr>
        <w:commentReference w:id="121"/>
      </w:r>
      <w:r>
        <w:t xml:space="preserve">/s indicates the proposed behavioral threshold, which does not seem to be a boundary or threshold when wind and light are considered simultaneously. Gray regions </w:t>
      </w:r>
      <w:r w:rsidR="250E6C02">
        <w:t>(Figure </w:t>
      </w:r>
      <w:hyperlink w:anchor="fig:interaction_wind_sun_30min" w:history="1">
        <w:r w:rsidR="250E6C02" w:rsidRPr="5D89EF11">
          <w:rPr>
            <w:rStyle w:val="Hyperlink"/>
          </w:rPr>
          <w:t>5</w:t>
        </w:r>
      </w:hyperlink>
      <w:r w:rsidR="250E6C02">
        <w:t xml:space="preserve">) </w:t>
      </w:r>
      <w:r>
        <w:t>mask areas too distant from observed data points for reliable interpretation, and caution is warranted when interpreting the strongest partial effects at the edges of the data distribution because observations are sparse and interpolation artifacts may occur. Notably, the overwhelming majority of observations occurred at low counts of butterflies in direct sun, emphasizing that most clustering behavior happens in indirect light.</w:t>
      </w:r>
    </w:p>
    <w:p w14:paraId="2B6D5EB8" w14:textId="77777777" w:rsidR="008E5555" w:rsidRDefault="00CB5D2C">
      <w:pPr>
        <w:pStyle w:val="CaptionedFigure"/>
      </w:pPr>
      <w:bookmarkStart w:id="122" w:name="fig:interaction_wind_sun_30min"/>
      <w:r>
        <w:rPr>
          <w:noProof/>
        </w:rPr>
        <w:lastRenderedPageBreak/>
        <w:drawing>
          <wp:inline distT="0" distB="0" distL="0" distR="0" wp14:anchorId="144BEA16" wp14:editId="3F600836">
            <wp:extent cx="3733800" cy="3200400"/>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figures/fig05_interaction_wind_sun_30min.png"/>
                    <pic:cNvPicPr>
                      <a:picLocks noChangeAspect="1" noChangeArrowheads="1"/>
                    </pic:cNvPicPr>
                  </pic:nvPicPr>
                  <pic:blipFill>
                    <a:blip r:embed="rId16"/>
                    <a:stretch>
                      <a:fillRect/>
                    </a:stretch>
                  </pic:blipFill>
                  <pic:spPr bwMode="auto">
                    <a:xfrm>
                      <a:off x="0" y="0"/>
                      <a:ext cx="3733800" cy="3200400"/>
                    </a:xfrm>
                    <a:prstGeom prst="rect">
                      <a:avLst/>
                    </a:prstGeom>
                    <a:noFill/>
                    <a:ln w="9525">
                      <a:noFill/>
                      <a:headEnd/>
                      <a:tailEnd/>
                    </a:ln>
                  </pic:spPr>
                </pic:pic>
              </a:graphicData>
            </a:graphic>
          </wp:inline>
        </w:drawing>
      </w:r>
    </w:p>
    <w:p w14:paraId="1DD78679" w14:textId="77777777" w:rsidR="008E5555" w:rsidRDefault="00CB5D2C">
      <w:pPr>
        <w:pStyle w:val="ImageCaption"/>
      </w:pPr>
      <m:oMath>
        <m:r>
          <w:rPr>
            <w:rFonts w:ascii="Cambria Math" w:hAnsi="Cambria Math"/>
          </w:rPr>
          <m:t>Δ</m:t>
        </m:r>
      </m:oMath>
      <w:r w:rsidR="198A2277">
        <w:t>BI response to interaction of wind and direct sun (30-minute window). Tensor smooth interaction between maximum wind speed (m/s) and the count of butterflies in direct sun on change in butterfly index (</w:t>
      </w:r>
      <m:oMath>
        <m:r>
          <w:rPr>
            <w:rFonts w:ascii="Cambria Math" w:hAnsi="Cambria Math"/>
          </w:rPr>
          <m:t>Δ</m:t>
        </m:r>
      </m:oMath>
      <w:r w:rsidR="198A2277">
        <w:t xml:space="preserve">BI) in the 30-minute time windows. Color gradient indicates partial effects magnitude on </w:t>
      </w:r>
      <m:oMath>
        <m:r>
          <w:rPr>
            <w:rFonts w:ascii="Cambria Math" w:hAnsi="Cambria Math"/>
          </w:rPr>
          <m:t>Δ</m:t>
        </m:r>
      </m:oMath>
      <w:r w:rsidR="198A2277">
        <w:t xml:space="preserve">BI (red = positive, blue = negative). Black points show observed data distribution. </w:t>
      </w:r>
      <w:commentRangeStart w:id="123"/>
      <w:r w:rsidR="198A2277">
        <w:t>Red dashed line marks the 2 m/s behavioral threshold</w:t>
      </w:r>
      <w:commentRangeEnd w:id="123"/>
      <w:r>
        <w:rPr>
          <w:rStyle w:val="CommentReference"/>
          <w:sz w:val="24"/>
          <w:szCs w:val="24"/>
        </w:rPr>
        <w:commentReference w:id="123"/>
      </w:r>
      <w:r w:rsidR="198A2277">
        <w:t>. Gray regions indicate areas beyond reliable interpolation range.</w:t>
      </w:r>
    </w:p>
    <w:p w14:paraId="704E8A53" w14:textId="77777777" w:rsidR="008E5555" w:rsidRDefault="00CB5D2C">
      <w:pPr>
        <w:pStyle w:val="Heading3"/>
      </w:pPr>
      <w:bookmarkStart w:id="124" w:name="model-diagnostics"/>
      <w:bookmarkEnd w:id="111"/>
      <w:bookmarkEnd w:id="122"/>
      <w:r>
        <w:t>Model Diagnostics</w:t>
      </w:r>
    </w:p>
    <w:p w14:paraId="101D7F1A" w14:textId="77777777" w:rsidR="008E5555" w:rsidRDefault="00CB5D2C">
      <w:pPr>
        <w:pStyle w:val="FirstParagraph"/>
      </w:pPr>
      <w:r>
        <w:t>Model diagnostic plots confirmed the adequacy of the GAMM specification (Figure </w:t>
      </w:r>
      <w:hyperlink w:anchor="fig:diagnostics_30min">
        <w:r w:rsidR="008E5555">
          <w:rPr>
            <w:rStyle w:val="Hyperlink"/>
          </w:rPr>
          <w:t>6</w:t>
        </w:r>
      </w:hyperlink>
      <w:r>
        <w:t>) for the best fit model. The quantile-quantile plot revealed approximately normal residual distribution with minor deviations in the tails. Residual versus fitted value plots showed no systematic patterns or heteroscedasticity.</w:t>
      </w:r>
    </w:p>
    <w:p w14:paraId="56A1BFF7" w14:textId="77777777" w:rsidR="008E5555" w:rsidRDefault="00CB5D2C">
      <w:pPr>
        <w:pStyle w:val="CaptionedFigure"/>
      </w:pPr>
      <w:bookmarkStart w:id="125" w:name="fig:diagnostics_30min"/>
      <w:r>
        <w:rPr>
          <w:noProof/>
        </w:rPr>
        <w:lastRenderedPageBreak/>
        <w:drawing>
          <wp:inline distT="0" distB="0" distL="0" distR="0" wp14:anchorId="6227DEA0" wp14:editId="2E948641">
            <wp:extent cx="4267200" cy="2370666"/>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figures/fig06_diagnostics_30min.png"/>
                    <pic:cNvPicPr>
                      <a:picLocks noChangeAspect="1" noChangeArrowheads="1"/>
                    </pic:cNvPicPr>
                  </pic:nvPicPr>
                  <pic:blipFill>
                    <a:blip r:embed="rId17"/>
                    <a:stretch>
                      <a:fillRect/>
                    </a:stretch>
                  </pic:blipFill>
                  <pic:spPr bwMode="auto">
                    <a:xfrm>
                      <a:off x="0" y="0"/>
                      <a:ext cx="4267200" cy="2370666"/>
                    </a:xfrm>
                    <a:prstGeom prst="rect">
                      <a:avLst/>
                    </a:prstGeom>
                    <a:noFill/>
                    <a:ln w="9525">
                      <a:noFill/>
                      <a:headEnd/>
                      <a:tailEnd/>
                    </a:ln>
                  </pic:spPr>
                </pic:pic>
              </a:graphicData>
            </a:graphic>
          </wp:inline>
        </w:drawing>
      </w:r>
    </w:p>
    <w:p w14:paraId="164E576D" w14:textId="77777777" w:rsidR="008E5555" w:rsidRDefault="00CB5D2C">
      <w:pPr>
        <w:pStyle w:val="ImageCaption"/>
      </w:pPr>
      <w:r>
        <w:t>Quantile-quantile and residual plots for the best fit 30-minute wind disruption model. Quantile-quantile plot (left panel) comparing model residuals to theoretical normal distribution. Residuals versus fitted values (right panel) assess homoscedasticity and model adequacy.</w:t>
      </w:r>
    </w:p>
    <w:bookmarkEnd w:id="125"/>
    <w:p w14:paraId="567CAB44" w14:textId="77777777" w:rsidR="008E5555" w:rsidRDefault="00CB5D2C">
      <w:pPr>
        <w:pStyle w:val="BodyText"/>
      </w:pPr>
      <w:r>
        <w:t>Basis dimension checks confirmed adequate smoothing parameter selection for all model terms (Table </w:t>
      </w:r>
      <w:hyperlink w:anchor="tab:gam_basis_check">
        <w:r w:rsidR="008E5555">
          <w:rPr>
            <w:rStyle w:val="Hyperlink"/>
          </w:rPr>
          <w:t>3</w:t>
        </w:r>
      </w:hyperlink>
      <w:r>
        <w:t xml:space="preserve">). All smooth functions showed k-index values near 1.0, indicating sufficient basis dimensions to capture the underlying functional forms. None of the smooth terms showed evidence of undersmoothing (all </w:t>
      </w:r>
      <m:oMath>
        <m:r>
          <w:rPr>
            <w:rFonts w:ascii="Cambria Math" w:hAnsi="Cambria Math"/>
          </w:rPr>
          <m:t>p</m:t>
        </m:r>
      </m:oMath>
      <w:r>
        <w:t xml:space="preserve">-values </w:t>
      </w:r>
      <m:oMath>
        <m:r>
          <m:rPr>
            <m:sty m:val="p"/>
          </m:rPr>
          <w:rPr>
            <w:rFonts w:ascii="Cambria Math" w:hAnsi="Cambria Math"/>
          </w:rPr>
          <m:t>&gt;</m:t>
        </m:r>
        <m:r>
          <w:rPr>
            <w:rFonts w:ascii="Cambria Math" w:hAnsi="Cambria Math"/>
          </w:rPr>
          <m:t>0.05</m:t>
        </m:r>
      </m:oMath>
      <w:r>
        <w:t xml:space="preserve">), with the possible exception of time within day which showed marginal evidence (k-index = 0.96, </w:t>
      </w:r>
      <m:oMath>
        <m:r>
          <w:rPr>
            <w:rFonts w:ascii="Cambria Math" w:hAnsi="Cambria Math"/>
          </w:rPr>
          <m:t>p</m:t>
        </m:r>
      </m:oMath>
      <w:r>
        <w:t xml:space="preserve"> = 0.065). These diagnostics confirm that overall, chosen basis dimensions adequately represent the complexity of the relationships without overfitting.</w:t>
      </w:r>
    </w:p>
    <w:p w14:paraId="07C3322A" w14:textId="77777777" w:rsidR="008E5555" w:rsidRDefault="00CB5D2C">
      <w:pPr>
        <w:pStyle w:val="TableCaption"/>
      </w:pPr>
      <w:bookmarkStart w:id="126" w:name="tab:gam_basis_check"/>
      <w:r>
        <w:t>Basis dimension adequacy checks for the best fit 30-minute wind disruption model.</w:t>
      </w:r>
    </w:p>
    <w:tbl>
      <w:tblPr>
        <w:tblStyle w:val="Table"/>
        <w:tblW w:w="0" w:type="auto"/>
        <w:tblLook w:val="0020" w:firstRow="1" w:lastRow="0" w:firstColumn="0" w:lastColumn="0" w:noHBand="0" w:noVBand="0"/>
        <w:tblCaption w:val="Basis dimension adequacy checks for the best fit 30-minute wind disruption model."/>
      </w:tblPr>
      <w:tblGrid>
        <w:gridCol w:w="4056"/>
        <w:gridCol w:w="798"/>
        <w:gridCol w:w="670"/>
        <w:gridCol w:w="1023"/>
        <w:gridCol w:w="1030"/>
      </w:tblGrid>
      <w:tr w:rsidR="008E5555" w14:paraId="232C58A9" w14:textId="77777777" w:rsidTr="008E5555">
        <w:trPr>
          <w:cnfStyle w:val="100000000000" w:firstRow="1" w:lastRow="0" w:firstColumn="0" w:lastColumn="0" w:oddVBand="0" w:evenVBand="0" w:oddHBand="0" w:evenHBand="0" w:firstRowFirstColumn="0" w:firstRowLastColumn="0" w:lastRowFirstColumn="0" w:lastRowLastColumn="0"/>
          <w:tblHeader/>
        </w:trPr>
        <w:tc>
          <w:tcPr>
            <w:tcW w:w="0" w:type="auto"/>
          </w:tcPr>
          <w:p w14:paraId="66681C4B" w14:textId="77777777" w:rsidR="008E5555" w:rsidRDefault="00CB5D2C">
            <w:pPr>
              <w:pStyle w:val="Compact"/>
            </w:pPr>
            <w:r>
              <w:rPr>
                <w:b/>
                <w:bCs/>
              </w:rPr>
              <w:t>Smooth Term</w:t>
            </w:r>
          </w:p>
        </w:tc>
        <w:tc>
          <w:tcPr>
            <w:tcW w:w="0" w:type="auto"/>
          </w:tcPr>
          <w:p w14:paraId="43125B70" w14:textId="77777777" w:rsidR="008E5555" w:rsidRDefault="00CB5D2C">
            <w:pPr>
              <w:pStyle w:val="Compact"/>
              <w:jc w:val="right"/>
            </w:pPr>
            <w:r>
              <w:rPr>
                <w:b/>
                <w:bCs/>
              </w:rPr>
              <w:t>k</w:t>
            </w:r>
            <m:oMath>
              <m:r>
                <m:rPr>
                  <m:sty m:val="p"/>
                </m:rPr>
                <w:rPr>
                  <w:rFonts w:ascii="Cambria Math" w:hAnsi="Cambria Math"/>
                </w:rPr>
                <m:t>'</m:t>
              </m:r>
            </m:oMath>
          </w:p>
        </w:tc>
        <w:tc>
          <w:tcPr>
            <w:tcW w:w="0" w:type="auto"/>
          </w:tcPr>
          <w:p w14:paraId="324AAAA2" w14:textId="77777777" w:rsidR="008E5555" w:rsidRDefault="00CB5D2C">
            <w:pPr>
              <w:pStyle w:val="Compact"/>
              <w:jc w:val="right"/>
            </w:pPr>
            <w:r>
              <w:rPr>
                <w:b/>
                <w:bCs/>
              </w:rPr>
              <w:t>edf</w:t>
            </w:r>
          </w:p>
        </w:tc>
        <w:tc>
          <w:tcPr>
            <w:tcW w:w="0" w:type="auto"/>
          </w:tcPr>
          <w:p w14:paraId="7580E59C" w14:textId="77777777" w:rsidR="008E5555" w:rsidRDefault="00CB5D2C">
            <w:pPr>
              <w:pStyle w:val="Compact"/>
              <w:jc w:val="right"/>
            </w:pPr>
            <w:r>
              <w:rPr>
                <w:b/>
                <w:bCs/>
              </w:rPr>
              <w:t>k-index</w:t>
            </w:r>
          </w:p>
        </w:tc>
        <w:tc>
          <w:tcPr>
            <w:tcW w:w="0" w:type="auto"/>
          </w:tcPr>
          <w:p w14:paraId="6CF58CED" w14:textId="77777777" w:rsidR="008E5555" w:rsidRDefault="00CB5D2C">
            <w:pPr>
              <w:pStyle w:val="Compact"/>
              <w:jc w:val="right"/>
            </w:pPr>
            <m:oMath>
              <m:r>
                <w:rPr>
                  <w:rFonts w:ascii="Cambria Math" w:hAnsi="Cambria Math"/>
                </w:rPr>
                <m:t>p</m:t>
              </m:r>
            </m:oMath>
            <w:r>
              <w:rPr>
                <w:b/>
                <w:bCs/>
              </w:rPr>
              <w:t>-value</w:t>
            </w:r>
          </w:p>
        </w:tc>
      </w:tr>
      <w:tr w:rsidR="008E5555" w14:paraId="4B89B2FE" w14:textId="77777777">
        <w:tc>
          <w:tcPr>
            <w:tcW w:w="0" w:type="auto"/>
          </w:tcPr>
          <w:p w14:paraId="775208E8" w14:textId="77777777" w:rsidR="008E5555" w:rsidRDefault="00CB5D2C">
            <w:pPr>
              <w:pStyle w:val="Compact"/>
            </w:pPr>
            <w:r>
              <w:t xml:space="preserve">s(total butterflies </w:t>
            </w:r>
            <m:oMath>
              <m:sSub>
                <m:sSubPr>
                  <m:ctrlPr>
                    <w:rPr>
                      <w:rFonts w:ascii="Cambria Math" w:hAnsi="Cambria Math"/>
                    </w:rPr>
                  </m:ctrlPr>
                </m:sSubPr>
                <m:e>
                  <m:r>
                    <w:rPr>
                      <w:rFonts w:ascii="Cambria Math" w:hAnsi="Cambria Math"/>
                    </w:rPr>
                    <m:t>t</m:t>
                  </m:r>
                </m:e>
                <m:sub>
                  <m:r>
                    <m:rPr>
                      <m:nor/>
                    </m:rPr>
                    <m:t>lag</m:t>
                  </m:r>
                </m:sub>
              </m:sSub>
            </m:oMath>
            <w:r>
              <w:t>)</w:t>
            </w:r>
          </w:p>
        </w:tc>
        <w:tc>
          <w:tcPr>
            <w:tcW w:w="0" w:type="auto"/>
          </w:tcPr>
          <w:p w14:paraId="212CB15B" w14:textId="77777777" w:rsidR="008E5555" w:rsidRDefault="00CB5D2C">
            <w:pPr>
              <w:pStyle w:val="Compact"/>
              <w:jc w:val="right"/>
            </w:pPr>
            <w:r>
              <w:t>9.00</w:t>
            </w:r>
          </w:p>
        </w:tc>
        <w:tc>
          <w:tcPr>
            <w:tcW w:w="0" w:type="auto"/>
          </w:tcPr>
          <w:p w14:paraId="4A9CBA50" w14:textId="77777777" w:rsidR="008E5555" w:rsidRDefault="00CB5D2C">
            <w:pPr>
              <w:pStyle w:val="Compact"/>
              <w:jc w:val="right"/>
            </w:pPr>
            <w:r>
              <w:t>2.41</w:t>
            </w:r>
          </w:p>
        </w:tc>
        <w:tc>
          <w:tcPr>
            <w:tcW w:w="0" w:type="auto"/>
          </w:tcPr>
          <w:p w14:paraId="79A46920" w14:textId="77777777" w:rsidR="008E5555" w:rsidRDefault="00CB5D2C">
            <w:pPr>
              <w:pStyle w:val="Compact"/>
              <w:jc w:val="right"/>
            </w:pPr>
            <w:r>
              <w:t>1.00</w:t>
            </w:r>
          </w:p>
        </w:tc>
        <w:tc>
          <w:tcPr>
            <w:tcW w:w="0" w:type="auto"/>
          </w:tcPr>
          <w:p w14:paraId="3361D734" w14:textId="77777777" w:rsidR="008E5555" w:rsidRDefault="00CB5D2C">
            <w:pPr>
              <w:pStyle w:val="Compact"/>
              <w:jc w:val="right"/>
            </w:pPr>
            <w:r>
              <w:t>0.735</w:t>
            </w:r>
          </w:p>
        </w:tc>
      </w:tr>
      <w:tr w:rsidR="008E5555" w14:paraId="5FBA6773" w14:textId="77777777">
        <w:tc>
          <w:tcPr>
            <w:tcW w:w="0" w:type="auto"/>
          </w:tcPr>
          <w:p w14:paraId="7CA49096" w14:textId="77777777" w:rsidR="008E5555" w:rsidRDefault="00CB5D2C">
            <w:pPr>
              <w:pStyle w:val="Compact"/>
            </w:pPr>
            <w:r>
              <w:t>s(temperature avg)</w:t>
            </w:r>
          </w:p>
        </w:tc>
        <w:tc>
          <w:tcPr>
            <w:tcW w:w="0" w:type="auto"/>
          </w:tcPr>
          <w:p w14:paraId="504BD449" w14:textId="77777777" w:rsidR="008E5555" w:rsidRDefault="00CB5D2C">
            <w:pPr>
              <w:pStyle w:val="Compact"/>
              <w:jc w:val="right"/>
            </w:pPr>
            <w:r>
              <w:t>9.00</w:t>
            </w:r>
          </w:p>
        </w:tc>
        <w:tc>
          <w:tcPr>
            <w:tcW w:w="0" w:type="auto"/>
          </w:tcPr>
          <w:p w14:paraId="081BCFDC" w14:textId="77777777" w:rsidR="008E5555" w:rsidRDefault="00CB5D2C">
            <w:pPr>
              <w:pStyle w:val="Compact"/>
              <w:jc w:val="right"/>
            </w:pPr>
            <w:r>
              <w:t>3.67</w:t>
            </w:r>
          </w:p>
        </w:tc>
        <w:tc>
          <w:tcPr>
            <w:tcW w:w="0" w:type="auto"/>
          </w:tcPr>
          <w:p w14:paraId="2E01EE82" w14:textId="77777777" w:rsidR="008E5555" w:rsidRDefault="00CB5D2C">
            <w:pPr>
              <w:pStyle w:val="Compact"/>
              <w:jc w:val="right"/>
            </w:pPr>
            <w:r>
              <w:t>1.02</w:t>
            </w:r>
          </w:p>
        </w:tc>
        <w:tc>
          <w:tcPr>
            <w:tcW w:w="0" w:type="auto"/>
          </w:tcPr>
          <w:p w14:paraId="1B27C4ED" w14:textId="77777777" w:rsidR="008E5555" w:rsidRDefault="00CB5D2C">
            <w:pPr>
              <w:pStyle w:val="Compact"/>
              <w:jc w:val="right"/>
            </w:pPr>
            <w:r>
              <w:t>0.895</w:t>
            </w:r>
          </w:p>
        </w:tc>
      </w:tr>
      <w:tr w:rsidR="008E5555" w14:paraId="1258B11C" w14:textId="77777777">
        <w:tc>
          <w:tcPr>
            <w:tcW w:w="0" w:type="auto"/>
          </w:tcPr>
          <w:p w14:paraId="0D1F9F31" w14:textId="77777777" w:rsidR="008E5555" w:rsidRDefault="00CB5D2C">
            <w:pPr>
              <w:pStyle w:val="Compact"/>
            </w:pPr>
            <w:r>
              <w:t xml:space="preserve">s(time within day </w:t>
            </w:r>
            <m:oMath>
              <m:r>
                <w:rPr>
                  <w:rFonts w:ascii="Cambria Math" w:hAnsi="Cambria Math"/>
                </w:rPr>
                <m:t>t</m:t>
              </m:r>
            </m:oMath>
            <w:r>
              <w:t>)</w:t>
            </w:r>
          </w:p>
        </w:tc>
        <w:tc>
          <w:tcPr>
            <w:tcW w:w="0" w:type="auto"/>
          </w:tcPr>
          <w:p w14:paraId="112ACA4F" w14:textId="77777777" w:rsidR="008E5555" w:rsidRDefault="00CB5D2C">
            <w:pPr>
              <w:pStyle w:val="Compact"/>
              <w:jc w:val="right"/>
            </w:pPr>
            <w:r>
              <w:t>9.00</w:t>
            </w:r>
          </w:p>
        </w:tc>
        <w:tc>
          <w:tcPr>
            <w:tcW w:w="0" w:type="auto"/>
          </w:tcPr>
          <w:p w14:paraId="319FF252" w14:textId="77777777" w:rsidR="008E5555" w:rsidRDefault="00CB5D2C">
            <w:pPr>
              <w:pStyle w:val="Compact"/>
              <w:jc w:val="right"/>
            </w:pPr>
            <w:r>
              <w:t>4.87</w:t>
            </w:r>
          </w:p>
        </w:tc>
        <w:tc>
          <w:tcPr>
            <w:tcW w:w="0" w:type="auto"/>
          </w:tcPr>
          <w:p w14:paraId="6020016A" w14:textId="77777777" w:rsidR="008E5555" w:rsidRDefault="00CB5D2C">
            <w:pPr>
              <w:pStyle w:val="Compact"/>
              <w:jc w:val="right"/>
            </w:pPr>
            <w:r>
              <w:t>0.96</w:t>
            </w:r>
          </w:p>
        </w:tc>
        <w:tc>
          <w:tcPr>
            <w:tcW w:w="0" w:type="auto"/>
          </w:tcPr>
          <w:p w14:paraId="46E3203D" w14:textId="77777777" w:rsidR="008E5555" w:rsidRDefault="00CB5D2C">
            <w:pPr>
              <w:pStyle w:val="Compact"/>
              <w:jc w:val="right"/>
            </w:pPr>
            <w:r>
              <w:t>0.065</w:t>
            </w:r>
          </w:p>
        </w:tc>
      </w:tr>
      <w:tr w:rsidR="008E5555" w14:paraId="2685DDA2" w14:textId="77777777">
        <w:tc>
          <w:tcPr>
            <w:tcW w:w="0" w:type="auto"/>
          </w:tcPr>
          <w:p w14:paraId="6F8F36B1" w14:textId="77777777" w:rsidR="008E5555" w:rsidRDefault="00CB5D2C">
            <w:pPr>
              <w:pStyle w:val="Compact"/>
            </w:pPr>
            <w:r>
              <w:t xml:space="preserve">ti(max gust, butterflies direct sun </w:t>
            </w:r>
            <m:oMath>
              <m:sSub>
                <m:sSubPr>
                  <m:ctrlPr>
                    <w:rPr>
                      <w:rFonts w:ascii="Cambria Math" w:hAnsi="Cambria Math"/>
                    </w:rPr>
                  </m:ctrlPr>
                </m:sSubPr>
                <m:e>
                  <m:r>
                    <w:rPr>
                      <w:rFonts w:ascii="Cambria Math" w:hAnsi="Cambria Math"/>
                    </w:rPr>
                    <m:t>t</m:t>
                  </m:r>
                </m:e>
                <m:sub>
                  <m:r>
                    <m:rPr>
                      <m:nor/>
                    </m:rPr>
                    <m:t>lag</m:t>
                  </m:r>
                </m:sub>
              </m:sSub>
            </m:oMath>
            <w:r>
              <w:t>)</w:t>
            </w:r>
          </w:p>
        </w:tc>
        <w:tc>
          <w:tcPr>
            <w:tcW w:w="0" w:type="auto"/>
          </w:tcPr>
          <w:p w14:paraId="643214FE" w14:textId="77777777" w:rsidR="008E5555" w:rsidRDefault="00CB5D2C">
            <w:pPr>
              <w:pStyle w:val="Compact"/>
              <w:jc w:val="right"/>
            </w:pPr>
            <w:r>
              <w:t>16.00</w:t>
            </w:r>
          </w:p>
        </w:tc>
        <w:tc>
          <w:tcPr>
            <w:tcW w:w="0" w:type="auto"/>
          </w:tcPr>
          <w:p w14:paraId="705C354E" w14:textId="77777777" w:rsidR="008E5555" w:rsidRDefault="00CB5D2C">
            <w:pPr>
              <w:pStyle w:val="Compact"/>
              <w:jc w:val="right"/>
            </w:pPr>
            <w:r>
              <w:t>7.35</w:t>
            </w:r>
          </w:p>
        </w:tc>
        <w:tc>
          <w:tcPr>
            <w:tcW w:w="0" w:type="auto"/>
          </w:tcPr>
          <w:p w14:paraId="1C75D3CB" w14:textId="77777777" w:rsidR="008E5555" w:rsidRDefault="00CB5D2C">
            <w:pPr>
              <w:pStyle w:val="Compact"/>
              <w:jc w:val="right"/>
            </w:pPr>
            <w:r>
              <w:t>0.99</w:t>
            </w:r>
          </w:p>
        </w:tc>
        <w:tc>
          <w:tcPr>
            <w:tcW w:w="0" w:type="auto"/>
          </w:tcPr>
          <w:p w14:paraId="6F4AE025" w14:textId="77777777" w:rsidR="008E5555" w:rsidRDefault="00CB5D2C">
            <w:pPr>
              <w:pStyle w:val="Compact"/>
              <w:jc w:val="right"/>
            </w:pPr>
            <w:r>
              <w:t>0.490</w:t>
            </w:r>
          </w:p>
        </w:tc>
      </w:tr>
    </w:tbl>
    <w:bookmarkEnd w:id="126"/>
    <w:p w14:paraId="789462CB" w14:textId="1FB43180" w:rsidR="008E5555" w:rsidRDefault="198A2277">
      <w:pPr>
        <w:pStyle w:val="BodyText"/>
      </w:pPr>
      <w:r>
        <w:t>Temporal autocorrelation analysis revealed minimal residual correlation structure after accounting for the AR(1) correlation within deployment-day time series (Figure </w:t>
      </w:r>
      <w:hyperlink w:anchor="fig:acf_30min" w:history="1">
        <w:r w:rsidR="3AC966F8" w:rsidRPr="2A5FCF08">
          <w:rPr>
            <w:rStyle w:val="Hyperlink"/>
          </w:rPr>
          <w:t>7</w:t>
        </w:r>
      </w:hyperlink>
      <w:r>
        <w:t>). The rapid decay of autocorrelation function and all lags beyond lag 1 falling within the significance bounds confirm</w:t>
      </w:r>
      <w:r w:rsidR="0B094DCB">
        <w:t>ed</w:t>
      </w:r>
      <w:r>
        <w:t xml:space="preserve"> the model adequately addressed the repeated measures nature of the time-series observations.</w:t>
      </w:r>
    </w:p>
    <w:p w14:paraId="6F9F08DE" w14:textId="77777777" w:rsidR="008E5555" w:rsidRDefault="00CB5D2C">
      <w:pPr>
        <w:pStyle w:val="CaptionedFigure"/>
      </w:pPr>
      <w:bookmarkStart w:id="127" w:name="fig:acf_30min"/>
      <w:r>
        <w:rPr>
          <w:noProof/>
        </w:rPr>
        <w:lastRenderedPageBreak/>
        <w:drawing>
          <wp:inline distT="0" distB="0" distL="0" distR="0" wp14:anchorId="12EF3532" wp14:editId="7DD880DF">
            <wp:extent cx="3733800" cy="2667000"/>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figures/fig07_acf_30min.png"/>
                    <pic:cNvPicPr>
                      <a:picLocks noChangeAspect="1" noChangeArrowheads="1"/>
                    </pic:cNvPicPr>
                  </pic:nvPicPr>
                  <pic:blipFill>
                    <a:blip r:embed="rId18"/>
                    <a:stretch>
                      <a:fillRect/>
                    </a:stretch>
                  </pic:blipFill>
                  <pic:spPr bwMode="auto">
                    <a:xfrm>
                      <a:off x="0" y="0"/>
                      <a:ext cx="3733800" cy="2667000"/>
                    </a:xfrm>
                    <a:prstGeom prst="rect">
                      <a:avLst/>
                    </a:prstGeom>
                    <a:noFill/>
                    <a:ln w="9525">
                      <a:noFill/>
                      <a:headEnd/>
                      <a:tailEnd/>
                    </a:ln>
                  </pic:spPr>
                </pic:pic>
              </a:graphicData>
            </a:graphic>
          </wp:inline>
        </w:drawing>
      </w:r>
    </w:p>
    <w:p w14:paraId="432427E8" w14:textId="77777777" w:rsidR="008E5555" w:rsidRDefault="00CB5D2C">
      <w:pPr>
        <w:pStyle w:val="ImageCaption"/>
      </w:pPr>
      <w:r>
        <w:t>Autocorrelation function for best fit 30-minute wind disruption model. Autocorrelation function of model residuals showing minimal temporal correlation after accounting for AR(1) structure within deployment-day time series. Blue dashed lines indicate 95% confidence bounds for white noise.</w:t>
      </w:r>
    </w:p>
    <w:p w14:paraId="5D1BC17A" w14:textId="77777777" w:rsidR="008E5555" w:rsidRDefault="00CB5D2C">
      <w:pPr>
        <w:pStyle w:val="Heading2"/>
      </w:pPr>
      <w:bookmarkStart w:id="128" w:name="threshold-wind-disruption-analysis"/>
      <w:bookmarkEnd w:id="107"/>
      <w:bookmarkEnd w:id="124"/>
      <w:bookmarkEnd w:id="127"/>
      <w:r>
        <w:t>Threshold Wind Disruption Analysis</w:t>
      </w:r>
    </w:p>
    <w:p w14:paraId="0454855D" w14:textId="4D486C89" w:rsidR="008E5555" w:rsidRDefault="00CB5D2C" w:rsidP="1D251770">
      <w:pPr>
        <w:pStyle w:val="BodyText"/>
      </w:pPr>
      <w:r>
        <w:t>To determine whether wind is best characterized as a continuous variable or a binary disruption threshold, we repeated the entire model selection process using “minutes above 2 m/s” as the wind predictor. The b</w:t>
      </w:r>
      <w:commentRangeStart w:id="129"/>
      <w:commentRangeStart w:id="130"/>
      <w:r>
        <w:t xml:space="preserve">est threshold model (T50) </w:t>
      </w:r>
      <w:commentRangeEnd w:id="129"/>
      <w:r>
        <w:rPr>
          <w:rStyle w:val="CommentReference"/>
          <w:sz w:val="24"/>
          <w:szCs w:val="24"/>
        </w:rPr>
        <w:commentReference w:id="129"/>
      </w:r>
      <w:commentRangeEnd w:id="130"/>
      <w:r>
        <w:rPr>
          <w:rStyle w:val="CommentReference"/>
          <w:sz w:val="24"/>
          <w:szCs w:val="24"/>
        </w:rPr>
        <w:commentReference w:id="130"/>
      </w:r>
      <w:r>
        <w:t>captured only 55% of model weight compared to 40% for a model without any wind term (</w:t>
      </w:r>
      <m:oMath>
        <m:r>
          <m:rPr>
            <m:sty m:val="p"/>
          </m:rPr>
          <w:rPr>
            <w:rFonts w:ascii="Cambria Math" w:hAnsi="Cambria Math"/>
          </w:rPr>
          <m:t>Δ</m:t>
        </m:r>
      </m:oMath>
      <w:r>
        <w:t>AIC = 0.63</w:t>
      </w:r>
      <w:r w:rsidR="6D51F867">
        <w:t>) and</w:t>
      </w:r>
      <w:r>
        <w:t xml:space="preserve"> showed comparable explanatory power (adjusted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0.061) to the continuous wind model (adjusted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0.064). </w:t>
      </w:r>
      <w:r w:rsidR="1505592A">
        <w:t>Therefore, w</w:t>
      </w:r>
      <w:r>
        <w:t>e find that the threshold approach does not improve the characterization of wind effects. While the threshold approach (2 m/s) may not optimally characterize wind effects, the interaction between wind (as a continuous or discrete variable) and solar exposure is a better characterization.</w:t>
      </w:r>
      <w:r w:rsidR="45D28D69">
        <w:t xml:space="preserve"> </w:t>
      </w:r>
    </w:p>
    <w:p w14:paraId="0CDA4921" w14:textId="5EBC194C" w:rsidR="008E5555" w:rsidRDefault="6D17DC72" w:rsidP="1D251770">
      <w:pPr>
        <w:pStyle w:val="BodyText"/>
      </w:pPr>
      <w:r>
        <w:t>We note that parameter estimation was not the objective of this comparison; rather, hypothesis testing was the objective. Therefore, we do not summarize the interaction partial effects here but present the complete threshold analysis results in Appendix </w:t>
      </w:r>
      <w:hyperlink w:anchor="app:threshold_models" w:history="1">
        <w:r w:rsidRPr="1D251770">
          <w:rPr>
            <w:rStyle w:val="Hyperlink"/>
          </w:rPr>
          <w:t>7</w:t>
        </w:r>
      </w:hyperlink>
      <w:r>
        <w:t>.</w:t>
      </w:r>
    </w:p>
    <w:p w14:paraId="2D34285E" w14:textId="77777777" w:rsidR="008E5555" w:rsidRDefault="00CB5D2C">
      <w:pPr>
        <w:pStyle w:val="Heading2"/>
      </w:pPr>
      <w:bookmarkStart w:id="131" w:name="statistical-power-to-detect-wind-effects"/>
      <w:bookmarkEnd w:id="128"/>
      <w:r>
        <w:t>Statistical Power to Detect Wind Effects</w:t>
      </w:r>
    </w:p>
    <w:p w14:paraId="44FD6C86" w14:textId="742F10AB" w:rsidR="008E5555" w:rsidRDefault="198A2277">
      <w:pPr>
        <w:pStyle w:val="FirstParagraph"/>
      </w:pPr>
      <w:r>
        <w:t>Post-hoc power analysis indicates that 1,894 paired observations achieved sufficient statistical power for effect sizes of biological relevance (Table </w:t>
      </w:r>
      <w:hyperlink w:anchor="tab:power_analysis" w:history="1">
        <w:r w:rsidR="3AC966F8" w:rsidRPr="2A5FCF08">
          <w:rPr>
            <w:rStyle w:val="Hyperlink"/>
          </w:rPr>
          <w:t>4</w:t>
        </w:r>
      </w:hyperlink>
      <w:r>
        <w:t>).</w:t>
      </w:r>
    </w:p>
    <w:p w14:paraId="49392A5E" w14:textId="77777777" w:rsidR="008E5555" w:rsidRDefault="00CB5D2C">
      <w:pPr>
        <w:pStyle w:val="TableCaption"/>
      </w:pPr>
      <w:bookmarkStart w:id="132" w:name="tab:power_analysis"/>
      <w:r>
        <w:t xml:space="preserve">Statistical power to detect </w:t>
      </w:r>
      <w:commentRangeStart w:id="133"/>
      <w:commentRangeStart w:id="134"/>
      <w:r>
        <w:t>wind</w:t>
      </w:r>
      <w:commentRangeEnd w:id="133"/>
      <w:r>
        <w:rPr>
          <w:rStyle w:val="CommentReference"/>
          <w:sz w:val="24"/>
          <w:szCs w:val="24"/>
        </w:rPr>
        <w:commentReference w:id="133"/>
      </w:r>
      <w:commentRangeEnd w:id="134"/>
      <w:r>
        <w:rPr>
          <w:rStyle w:val="CommentReference"/>
          <w:sz w:val="24"/>
          <w:szCs w:val="24"/>
        </w:rPr>
        <w:commentReference w:id="134"/>
      </w:r>
      <w:r>
        <w:t xml:space="preserve"> effects.</w:t>
      </w:r>
    </w:p>
    <w:tbl>
      <w:tblPr>
        <w:tblStyle w:val="Table"/>
        <w:tblW w:w="0" w:type="auto"/>
        <w:tblLook w:val="0020" w:firstRow="1" w:lastRow="0" w:firstColumn="0" w:lastColumn="0" w:noHBand="0" w:noVBand="0"/>
        <w:tblCaption w:val="Statistical power to detect wind effects."/>
      </w:tblPr>
      <w:tblGrid>
        <w:gridCol w:w="2471"/>
        <w:gridCol w:w="2258"/>
        <w:gridCol w:w="1295"/>
      </w:tblGrid>
      <w:tr w:rsidR="008E5555" w14:paraId="65F9D98A" w14:textId="77777777" w:rsidTr="008E5555">
        <w:trPr>
          <w:cnfStyle w:val="100000000000" w:firstRow="1" w:lastRow="0" w:firstColumn="0" w:lastColumn="0" w:oddVBand="0" w:evenVBand="0" w:oddHBand="0" w:evenHBand="0" w:firstRowFirstColumn="0" w:firstRowLastColumn="0" w:lastRowFirstColumn="0" w:lastRowLastColumn="0"/>
          <w:tblHeader/>
        </w:trPr>
        <w:tc>
          <w:tcPr>
            <w:tcW w:w="0" w:type="auto"/>
          </w:tcPr>
          <w:p w14:paraId="311B4240" w14:textId="77777777" w:rsidR="008E5555" w:rsidRDefault="00CB5D2C">
            <w:pPr>
              <w:pStyle w:val="Compact"/>
              <w:jc w:val="right"/>
            </w:pPr>
            <w:r>
              <w:rPr>
                <w:b/>
                <w:bCs/>
              </w:rPr>
              <w:t>Effect Size (SD units)</w:t>
            </w:r>
          </w:p>
        </w:tc>
        <w:tc>
          <w:tcPr>
            <w:tcW w:w="0" w:type="auto"/>
          </w:tcPr>
          <w:p w14:paraId="7DC94C84" w14:textId="77777777" w:rsidR="008E5555" w:rsidRDefault="00CB5D2C">
            <w:pPr>
              <w:pStyle w:val="Compact"/>
              <w:jc w:val="right"/>
            </w:pPr>
            <w:r>
              <w:rPr>
                <w:b/>
                <w:bCs/>
              </w:rPr>
              <w:t>Power (Proportion)</w:t>
            </w:r>
          </w:p>
        </w:tc>
        <w:tc>
          <w:tcPr>
            <w:tcW w:w="0" w:type="auto"/>
          </w:tcPr>
          <w:p w14:paraId="2E8957CB" w14:textId="77777777" w:rsidR="008E5555" w:rsidRDefault="00CB5D2C">
            <w:pPr>
              <w:pStyle w:val="Compact"/>
              <w:jc w:val="right"/>
            </w:pPr>
            <w:r>
              <w:rPr>
                <w:b/>
                <w:bCs/>
              </w:rPr>
              <w:t>Power (%)</w:t>
            </w:r>
          </w:p>
        </w:tc>
      </w:tr>
      <w:tr w:rsidR="008E5555" w14:paraId="6961EE79" w14:textId="77777777">
        <w:tc>
          <w:tcPr>
            <w:tcW w:w="0" w:type="auto"/>
          </w:tcPr>
          <w:p w14:paraId="3D1B7852" w14:textId="77777777" w:rsidR="008E5555" w:rsidRDefault="00CB5D2C">
            <w:pPr>
              <w:pStyle w:val="Compact"/>
              <w:jc w:val="right"/>
            </w:pPr>
            <w:r>
              <w:t>0.05</w:t>
            </w:r>
          </w:p>
        </w:tc>
        <w:tc>
          <w:tcPr>
            <w:tcW w:w="0" w:type="auto"/>
          </w:tcPr>
          <w:p w14:paraId="61E3BEEC" w14:textId="77777777" w:rsidR="008E5555" w:rsidRDefault="00CB5D2C">
            <w:pPr>
              <w:pStyle w:val="Compact"/>
              <w:jc w:val="right"/>
            </w:pPr>
            <w:r>
              <w:t>0.165</w:t>
            </w:r>
          </w:p>
        </w:tc>
        <w:tc>
          <w:tcPr>
            <w:tcW w:w="0" w:type="auto"/>
          </w:tcPr>
          <w:p w14:paraId="79205B77" w14:textId="77777777" w:rsidR="008E5555" w:rsidRDefault="00CB5D2C">
            <w:pPr>
              <w:pStyle w:val="Compact"/>
              <w:jc w:val="right"/>
            </w:pPr>
            <w:r>
              <w:t>16.5%</w:t>
            </w:r>
          </w:p>
        </w:tc>
      </w:tr>
      <w:tr w:rsidR="008E5555" w14:paraId="350581F8" w14:textId="77777777">
        <w:tc>
          <w:tcPr>
            <w:tcW w:w="0" w:type="auto"/>
          </w:tcPr>
          <w:p w14:paraId="6D0676BD" w14:textId="77777777" w:rsidR="008E5555" w:rsidRDefault="00CB5D2C">
            <w:pPr>
              <w:pStyle w:val="Compact"/>
              <w:jc w:val="right"/>
            </w:pPr>
            <w:r>
              <w:lastRenderedPageBreak/>
              <w:t>0.10</w:t>
            </w:r>
          </w:p>
        </w:tc>
        <w:tc>
          <w:tcPr>
            <w:tcW w:w="0" w:type="auto"/>
          </w:tcPr>
          <w:p w14:paraId="2C06283F" w14:textId="77777777" w:rsidR="008E5555" w:rsidRDefault="00CB5D2C">
            <w:pPr>
              <w:pStyle w:val="Compact"/>
              <w:jc w:val="right"/>
            </w:pPr>
            <w:r>
              <w:t>0.560</w:t>
            </w:r>
          </w:p>
        </w:tc>
        <w:tc>
          <w:tcPr>
            <w:tcW w:w="0" w:type="auto"/>
          </w:tcPr>
          <w:p w14:paraId="0342CED5" w14:textId="77777777" w:rsidR="008E5555" w:rsidRDefault="00CB5D2C">
            <w:pPr>
              <w:pStyle w:val="Compact"/>
              <w:jc w:val="right"/>
            </w:pPr>
            <w:r>
              <w:t>56%</w:t>
            </w:r>
          </w:p>
        </w:tc>
      </w:tr>
      <w:tr w:rsidR="008E5555" w14:paraId="7311087F" w14:textId="77777777">
        <w:tc>
          <w:tcPr>
            <w:tcW w:w="0" w:type="auto"/>
          </w:tcPr>
          <w:p w14:paraId="2F57D09A" w14:textId="77777777" w:rsidR="008E5555" w:rsidRDefault="00CB5D2C">
            <w:pPr>
              <w:pStyle w:val="Compact"/>
              <w:jc w:val="right"/>
            </w:pPr>
            <w:r>
              <w:t>0.15</w:t>
            </w:r>
          </w:p>
        </w:tc>
        <w:tc>
          <w:tcPr>
            <w:tcW w:w="0" w:type="auto"/>
          </w:tcPr>
          <w:p w14:paraId="56EA75B1" w14:textId="77777777" w:rsidR="008E5555" w:rsidRDefault="00CB5D2C">
            <w:pPr>
              <w:pStyle w:val="Compact"/>
              <w:jc w:val="right"/>
            </w:pPr>
            <w:r>
              <w:t>0.875</w:t>
            </w:r>
          </w:p>
        </w:tc>
        <w:tc>
          <w:tcPr>
            <w:tcW w:w="0" w:type="auto"/>
          </w:tcPr>
          <w:p w14:paraId="7BB1E7A8" w14:textId="77777777" w:rsidR="008E5555" w:rsidRDefault="00CB5D2C">
            <w:pPr>
              <w:pStyle w:val="Compact"/>
              <w:jc w:val="right"/>
            </w:pPr>
            <w:r>
              <w:t>87.5%</w:t>
            </w:r>
          </w:p>
        </w:tc>
      </w:tr>
      <w:tr w:rsidR="008E5555" w14:paraId="392E2A28" w14:textId="77777777">
        <w:tc>
          <w:tcPr>
            <w:tcW w:w="0" w:type="auto"/>
          </w:tcPr>
          <w:p w14:paraId="6F7FE2B3" w14:textId="77777777" w:rsidR="008E5555" w:rsidRDefault="00CB5D2C">
            <w:pPr>
              <w:pStyle w:val="Compact"/>
              <w:jc w:val="right"/>
            </w:pPr>
            <w:r>
              <w:t>0.20</w:t>
            </w:r>
          </w:p>
        </w:tc>
        <w:tc>
          <w:tcPr>
            <w:tcW w:w="0" w:type="auto"/>
          </w:tcPr>
          <w:p w14:paraId="1828E2E4" w14:textId="77777777" w:rsidR="008E5555" w:rsidRDefault="00CB5D2C">
            <w:pPr>
              <w:pStyle w:val="Compact"/>
              <w:jc w:val="right"/>
            </w:pPr>
            <w:r>
              <w:t>0.985</w:t>
            </w:r>
          </w:p>
        </w:tc>
        <w:tc>
          <w:tcPr>
            <w:tcW w:w="0" w:type="auto"/>
          </w:tcPr>
          <w:p w14:paraId="73951406" w14:textId="77777777" w:rsidR="008E5555" w:rsidRDefault="00CB5D2C">
            <w:pPr>
              <w:pStyle w:val="Compact"/>
              <w:jc w:val="right"/>
            </w:pPr>
            <w:r>
              <w:t>98.5%</w:t>
            </w:r>
          </w:p>
        </w:tc>
      </w:tr>
    </w:tbl>
    <w:p w14:paraId="3B1423A9" w14:textId="77777777" w:rsidR="008E5555" w:rsidRDefault="00CB5D2C">
      <w:pPr>
        <w:pStyle w:val="Heading2"/>
      </w:pPr>
      <w:bookmarkStart w:id="135" w:name="Xd6f312d1bed740beb2645549df248dd8ee9e3de"/>
      <w:bookmarkEnd w:id="131"/>
      <w:bookmarkEnd w:id="132"/>
      <w:r>
        <w:t>Next Day Window and Site Fidelity Analysis</w:t>
      </w:r>
    </w:p>
    <w:p w14:paraId="0EA8F027" w14:textId="77777777" w:rsidR="008E5555" w:rsidRDefault="00CB5D2C">
      <w:pPr>
        <w:pStyle w:val="FirstParagraph"/>
      </w:pPr>
      <w:r>
        <w:t>As noted, in the 30-minute interval analysis we assume butterflies can respond to unfavorable conditions over that interval. This assumption may not hold when temperatures fall below the flight threshold, or when shivering is too physiologically expensive, or when clustering decisions occur on a longer temporal horizon. Meaning there could be an apparent lag in response (</w:t>
      </w:r>
      <m:oMath>
        <m:r>
          <m:rPr>
            <m:sty m:val="p"/>
          </m:rPr>
          <w:rPr>
            <w:rFonts w:ascii="Cambria Math" w:hAnsi="Cambria Math"/>
          </w:rPr>
          <m:t>Δ</m:t>
        </m:r>
      </m:oMath>
      <w:r>
        <w:t xml:space="preserve">BI). To address these limitations, we examined 96 consecutive-day pairs using a variable time interval spanning from the previous day’s maximum BI to the consecutive day’s last observation at sunset (mean duration = 29.6 hours). This approach tests whether cumulative weather exposure over a longer interval is what actually influences </w:t>
      </w:r>
      <m:oMath>
        <m:r>
          <m:rPr>
            <m:sty m:val="p"/>
          </m:rPr>
          <w:rPr>
            <w:rFonts w:ascii="Cambria Math" w:hAnsi="Cambria Math"/>
          </w:rPr>
          <m:t>Δ</m:t>
        </m:r>
      </m:oMath>
      <w:r>
        <w:t>BI. Inadvertently, it is also a test of site fidelity decisions over the course of two evenings: if butterflies leave a cluster, they could choose to return or not by the following day’s sunset. Returning would boost or maintain the maximum BI at sunset; not returning would lower it. A secondary analysis (below) using a standard 24-hour window (</w:t>
      </w:r>
      <m:oMath>
        <m:r>
          <w:rPr>
            <w:rFonts w:ascii="Cambria Math" w:hAnsi="Cambria Math"/>
          </w:rPr>
          <m:t>n</m:t>
        </m:r>
      </m:oMath>
      <w:r>
        <w:t xml:space="preserve"> = 94 pairs) provided a sensitivity test of our findings.</w:t>
      </w:r>
    </w:p>
    <w:p w14:paraId="66FF6DB6" w14:textId="3BDF0A86" w:rsidR="008E5555" w:rsidRDefault="00CB5D2C">
      <w:pPr>
        <w:pStyle w:val="BodyText"/>
      </w:pPr>
      <w:r>
        <w:t xml:space="preserve">Daily maximum BI per cluster ranged from 0 to 770 butterflies (mean = 134.7 </w:t>
      </w:r>
      <m:oMath>
        <m:r>
          <m:rPr>
            <m:sty m:val="p"/>
          </m:rPr>
          <w:rPr>
            <w:rFonts w:ascii="Cambria Math" w:hAnsi="Cambria Math"/>
          </w:rPr>
          <m:t>±</m:t>
        </m:r>
      </m:oMath>
      <w:r>
        <w:t xml:space="preserve"> 138.1), with Next Day Window changes in maximum BI ranging from losses of 376 butterflies to gains of 464 butterflies (mean change = </w:t>
      </w:r>
      <m:oMath>
        <m:r>
          <m:rPr>
            <m:sty m:val="p"/>
          </m:rPr>
          <w:rPr>
            <w:rFonts w:ascii="Cambria Math" w:hAnsi="Cambria Math"/>
          </w:rPr>
          <m:t>-</m:t>
        </m:r>
      </m:oMath>
      <w:r>
        <w:t xml:space="preserve">10.5 </w:t>
      </w:r>
      <m:oMath>
        <m:r>
          <m:rPr>
            <m:sty m:val="p"/>
          </m:rPr>
          <w:rPr>
            <w:rFonts w:ascii="Cambria Math" w:hAnsi="Cambria Math"/>
          </w:rPr>
          <m:t>±</m:t>
        </m:r>
      </m:oMath>
      <w:r>
        <w:t xml:space="preserve"> 111.6). Maximum interval wind gusts ranged from 2.0 to 12.8 m/s (mean = 4.5 </w:t>
      </w:r>
      <m:oMath>
        <m:r>
          <m:rPr>
            <m:sty m:val="p"/>
          </m:rPr>
          <w:rPr>
            <w:rFonts w:ascii="Cambria Math" w:hAnsi="Cambria Math"/>
          </w:rPr>
          <m:t>±</m:t>
        </m:r>
      </m:oMath>
      <w:r>
        <w:t xml:space="preserve"> 1.8 m/s). Cumulative direct sun exposure varied from 0 to 1,122 butterflies observed per interval (mean = 139.8 </w:t>
      </w:r>
      <m:oMath>
        <m:r>
          <m:rPr>
            <m:sty m:val="p"/>
          </m:rPr>
          <w:rPr>
            <w:rFonts w:ascii="Cambria Math" w:hAnsi="Cambria Math"/>
          </w:rPr>
          <m:t>±</m:t>
        </m:r>
      </m:oMath>
      <w:r>
        <w:t xml:space="preserve"> 206.9)</w:t>
      </w:r>
      <w:r w:rsidR="6461E416">
        <w:t>.</w:t>
      </w:r>
    </w:p>
    <w:p w14:paraId="7B6FD098" w14:textId="77777777" w:rsidR="008E5555" w:rsidRDefault="00CB5D2C">
      <w:pPr>
        <w:pStyle w:val="Heading3"/>
      </w:pPr>
      <w:bookmarkStart w:id="136" w:name="X32ee3db399df8cb3b2887ea62030fd610bba97d"/>
      <w:r>
        <w:t>Model Selection: Next Day Window and Site Fidelity Analysis</w:t>
      </w:r>
    </w:p>
    <w:p w14:paraId="0BA26105" w14:textId="7F0E78B3" w:rsidR="008E5555" w:rsidRDefault="00CB5D2C">
      <w:pPr>
        <w:pStyle w:val="FirstParagraph"/>
      </w:pPr>
      <w:r>
        <w:t>Model selection via AICc identified the best-fit model (M32) as capturing 85% of the total model weight (Table </w:t>
      </w:r>
      <w:hyperlink w:anchor="tab:sunset_model_selection" w:history="1">
        <w:r w:rsidR="008E5555" w:rsidRPr="5D89EF11">
          <w:rPr>
            <w:rStyle w:val="Hyperlink"/>
          </w:rPr>
          <w:t>5</w:t>
        </w:r>
      </w:hyperlink>
      <w:r>
        <w:t xml:space="preserve">). The next best model showed substantially weaker support with </w:t>
      </w:r>
      <m:oMath>
        <m:r>
          <m:rPr>
            <m:sty m:val="p"/>
          </m:rPr>
          <w:rPr>
            <w:rFonts w:ascii="Cambria Math" w:hAnsi="Cambria Math"/>
          </w:rPr>
          <m:t>Δ</m:t>
        </m:r>
      </m:oMath>
      <w:r>
        <w:t>AICc = 5.6 and only 5% model weight. The best-fit model predicted square-root transformed change in BI as a function of:</w:t>
      </w:r>
      <w:commentRangeStart w:id="137"/>
      <w:r>
        <w:t xml:space="preserve"> (1) the previous day’s maximum butterfly index, (2) window duration in hours, and (3) a tensor smooth interaction between maximum wind gust speed and cumulative butterflies in direct sunlight.</w:t>
      </w:r>
      <w:commentRangeEnd w:id="137"/>
      <w:r>
        <w:rPr>
          <w:rStyle w:val="CommentReference"/>
          <w:sz w:val="24"/>
          <w:szCs w:val="24"/>
        </w:rPr>
        <w:commentReference w:id="137"/>
      </w:r>
    </w:p>
    <w:p w14:paraId="6F70A25A" w14:textId="77777777" w:rsidR="008E5555" w:rsidRDefault="00CB5D2C">
      <w:pPr>
        <w:pStyle w:val="TableCaption"/>
      </w:pPr>
      <w:bookmarkStart w:id="138" w:name="tab:sunset_model_selection"/>
      <w:r>
        <w:t>Top 5 models ranked by AICc (Next Day Window and site fidelity ana</w:t>
      </w:r>
      <w:commentRangeStart w:id="139"/>
      <w:commentRangeStart w:id="140"/>
      <w:r>
        <w:t>lys</w:t>
      </w:r>
      <w:commentRangeEnd w:id="139"/>
      <w:r>
        <w:rPr>
          <w:rStyle w:val="CommentReference"/>
          <w:sz w:val="24"/>
          <w:szCs w:val="24"/>
        </w:rPr>
        <w:commentReference w:id="139"/>
      </w:r>
      <w:commentRangeEnd w:id="140"/>
      <w:r>
        <w:rPr>
          <w:rStyle w:val="CommentReference"/>
          <w:sz w:val="24"/>
          <w:szCs w:val="24"/>
        </w:rPr>
        <w:commentReference w:id="140"/>
      </w:r>
      <w:r>
        <w:t>is).</w:t>
      </w:r>
    </w:p>
    <w:tbl>
      <w:tblPr>
        <w:tblStyle w:val="Table"/>
        <w:tblW w:w="0" w:type="auto"/>
        <w:tblLook w:val="0020" w:firstRow="1" w:lastRow="0" w:firstColumn="0" w:lastColumn="0" w:noHBand="0" w:noVBand="0"/>
        <w:tblCaption w:val="Top 5 models ranked by AICc (Next Day Window and site fidelity analysis)."/>
      </w:tblPr>
      <w:tblGrid>
        <w:gridCol w:w="896"/>
        <w:gridCol w:w="3953"/>
        <w:gridCol w:w="926"/>
        <w:gridCol w:w="880"/>
        <w:gridCol w:w="987"/>
      </w:tblGrid>
      <w:tr w:rsidR="008E5555" w14:paraId="0AF772B7" w14:textId="77777777" w:rsidTr="008E5555">
        <w:trPr>
          <w:cnfStyle w:val="100000000000" w:firstRow="1" w:lastRow="0" w:firstColumn="0" w:lastColumn="0" w:oddVBand="0" w:evenVBand="0" w:oddHBand="0" w:evenHBand="0" w:firstRowFirstColumn="0" w:firstRowLastColumn="0" w:lastRowFirstColumn="0" w:lastRowLastColumn="0"/>
          <w:tblHeader/>
        </w:trPr>
        <w:tc>
          <w:tcPr>
            <w:tcW w:w="0" w:type="auto"/>
          </w:tcPr>
          <w:p w14:paraId="4F1156F9" w14:textId="77777777" w:rsidR="008E5555" w:rsidRDefault="00CB5D2C">
            <w:pPr>
              <w:pStyle w:val="Compact"/>
            </w:pPr>
            <w:r>
              <w:rPr>
                <w:b/>
                <w:bCs/>
              </w:rPr>
              <w:t>Model</w:t>
            </w:r>
          </w:p>
        </w:tc>
        <w:tc>
          <w:tcPr>
            <w:tcW w:w="0" w:type="auto"/>
          </w:tcPr>
          <w:p w14:paraId="67426718" w14:textId="77777777" w:rsidR="008E5555" w:rsidRDefault="00CB5D2C">
            <w:pPr>
              <w:pStyle w:val="Compact"/>
            </w:pPr>
            <w:r>
              <w:rPr>
                <w:b/>
                <w:bCs/>
              </w:rPr>
              <w:t>Terms</w:t>
            </w:r>
          </w:p>
        </w:tc>
        <w:tc>
          <w:tcPr>
            <w:tcW w:w="0" w:type="auto"/>
          </w:tcPr>
          <w:p w14:paraId="7979FF59" w14:textId="77777777" w:rsidR="008E5555" w:rsidRDefault="00CB5D2C">
            <w:pPr>
              <w:pStyle w:val="Compact"/>
              <w:jc w:val="right"/>
            </w:pPr>
            <w:r>
              <w:rPr>
                <w:b/>
                <w:bCs/>
              </w:rPr>
              <w:t>AICc</w:t>
            </w:r>
          </w:p>
        </w:tc>
        <w:tc>
          <w:tcPr>
            <w:tcW w:w="0" w:type="auto"/>
          </w:tcPr>
          <w:p w14:paraId="5845EE4B" w14:textId="77777777" w:rsidR="008E5555" w:rsidRDefault="00CB5D2C">
            <w:pPr>
              <w:pStyle w:val="Compact"/>
              <w:jc w:val="right"/>
            </w:pPr>
            <m:oMath>
              <m:r>
                <m:rPr>
                  <m:sty m:val="p"/>
                </m:rPr>
                <w:rPr>
                  <w:rFonts w:ascii="Cambria Math" w:hAnsi="Cambria Math"/>
                </w:rPr>
                <m:t>Δ</m:t>
              </m:r>
            </m:oMath>
            <w:r>
              <w:rPr>
                <w:b/>
                <w:bCs/>
              </w:rPr>
              <w:t>AICc</w:t>
            </w:r>
          </w:p>
        </w:tc>
        <w:tc>
          <w:tcPr>
            <w:tcW w:w="0" w:type="auto"/>
          </w:tcPr>
          <w:p w14:paraId="0DD3A1EB" w14:textId="77777777" w:rsidR="008E5555" w:rsidRDefault="00CB5D2C">
            <w:pPr>
              <w:pStyle w:val="Compact"/>
              <w:jc w:val="right"/>
            </w:pPr>
            <w:r>
              <w:rPr>
                <w:b/>
                <w:bCs/>
              </w:rPr>
              <w:t>Weight</w:t>
            </w:r>
          </w:p>
        </w:tc>
      </w:tr>
      <w:tr w:rsidR="008E5555" w14:paraId="58DA52D5" w14:textId="77777777">
        <w:tc>
          <w:tcPr>
            <w:tcW w:w="0" w:type="auto"/>
          </w:tcPr>
          <w:p w14:paraId="51F88EC0" w14:textId="77777777" w:rsidR="008E5555" w:rsidRDefault="00CB5D2C">
            <w:pPr>
              <w:pStyle w:val="Compact"/>
            </w:pPr>
            <w:r>
              <w:t>M32</w:t>
            </w:r>
          </w:p>
        </w:tc>
        <w:tc>
          <w:tcPr>
            <w:tcW w:w="0" w:type="auto"/>
          </w:tcPr>
          <w:p w14:paraId="47894566" w14:textId="77777777" w:rsidR="008E5555" w:rsidRDefault="00CB5D2C">
            <w:pPr>
              <w:pStyle w:val="Compact"/>
            </w:pPr>
            <w:r>
              <w:t>ti(Wind gust, Cum. sun)</w:t>
            </w:r>
          </w:p>
        </w:tc>
        <w:tc>
          <w:tcPr>
            <w:tcW w:w="0" w:type="auto"/>
          </w:tcPr>
          <w:p w14:paraId="7838383D" w14:textId="77777777" w:rsidR="008E5555" w:rsidRDefault="00CB5D2C">
            <w:pPr>
              <w:pStyle w:val="Compact"/>
              <w:jc w:val="right"/>
            </w:pPr>
            <w:r>
              <w:t>648.85</w:t>
            </w:r>
          </w:p>
        </w:tc>
        <w:tc>
          <w:tcPr>
            <w:tcW w:w="0" w:type="auto"/>
          </w:tcPr>
          <w:p w14:paraId="1FD2625D" w14:textId="77777777" w:rsidR="008E5555" w:rsidRDefault="00CB5D2C">
            <w:pPr>
              <w:pStyle w:val="Compact"/>
              <w:jc w:val="right"/>
            </w:pPr>
            <w:r>
              <w:t>0.00</w:t>
            </w:r>
          </w:p>
        </w:tc>
        <w:tc>
          <w:tcPr>
            <w:tcW w:w="0" w:type="auto"/>
          </w:tcPr>
          <w:p w14:paraId="65145A55" w14:textId="77777777" w:rsidR="008E5555" w:rsidRDefault="00CB5D2C">
            <w:pPr>
              <w:pStyle w:val="Compact"/>
              <w:jc w:val="right"/>
            </w:pPr>
            <w:r>
              <w:t>0.85</w:t>
            </w:r>
          </w:p>
        </w:tc>
      </w:tr>
      <w:tr w:rsidR="008E5555" w14:paraId="03C2F712" w14:textId="77777777">
        <w:tc>
          <w:tcPr>
            <w:tcW w:w="0" w:type="auto"/>
          </w:tcPr>
          <w:p w14:paraId="4AA89B0E" w14:textId="77777777" w:rsidR="008E5555" w:rsidRDefault="00CB5D2C">
            <w:pPr>
              <w:pStyle w:val="Compact"/>
            </w:pPr>
            <w:r>
              <w:t>M52</w:t>
            </w:r>
          </w:p>
        </w:tc>
        <w:tc>
          <w:tcPr>
            <w:tcW w:w="0" w:type="auto"/>
          </w:tcPr>
          <w:p w14:paraId="41515495" w14:textId="77777777" w:rsidR="008E5555" w:rsidRDefault="00CB5D2C">
            <w:pPr>
              <w:pStyle w:val="Compact"/>
            </w:pPr>
            <w:r>
              <w:t>Wind, Sun, ti(Wind, Sun)</w:t>
            </w:r>
          </w:p>
        </w:tc>
        <w:tc>
          <w:tcPr>
            <w:tcW w:w="0" w:type="auto"/>
          </w:tcPr>
          <w:p w14:paraId="6826B291" w14:textId="77777777" w:rsidR="008E5555" w:rsidRDefault="00CB5D2C">
            <w:pPr>
              <w:pStyle w:val="Compact"/>
              <w:jc w:val="right"/>
            </w:pPr>
            <w:r>
              <w:t>654.45</w:t>
            </w:r>
          </w:p>
        </w:tc>
        <w:tc>
          <w:tcPr>
            <w:tcW w:w="0" w:type="auto"/>
          </w:tcPr>
          <w:p w14:paraId="2F9D47BB" w14:textId="77777777" w:rsidR="008E5555" w:rsidRDefault="00CB5D2C">
            <w:pPr>
              <w:pStyle w:val="Compact"/>
              <w:jc w:val="right"/>
            </w:pPr>
            <w:r>
              <w:t>5.60</w:t>
            </w:r>
          </w:p>
        </w:tc>
        <w:tc>
          <w:tcPr>
            <w:tcW w:w="0" w:type="auto"/>
          </w:tcPr>
          <w:p w14:paraId="3FD5AFB8" w14:textId="77777777" w:rsidR="008E5555" w:rsidRDefault="00CB5D2C">
            <w:pPr>
              <w:pStyle w:val="Compact"/>
              <w:jc w:val="right"/>
            </w:pPr>
            <w:r>
              <w:t>0.05</w:t>
            </w:r>
          </w:p>
        </w:tc>
      </w:tr>
      <w:tr w:rsidR="008E5555" w14:paraId="7934DE92" w14:textId="77777777">
        <w:tc>
          <w:tcPr>
            <w:tcW w:w="0" w:type="auto"/>
          </w:tcPr>
          <w:p w14:paraId="698D1D1E" w14:textId="77777777" w:rsidR="008E5555" w:rsidRDefault="00CB5D2C">
            <w:pPr>
              <w:pStyle w:val="Compact"/>
            </w:pPr>
            <w:r>
              <w:t>M20</w:t>
            </w:r>
          </w:p>
        </w:tc>
        <w:tc>
          <w:tcPr>
            <w:tcW w:w="0" w:type="auto"/>
          </w:tcPr>
          <w:p w14:paraId="65A2EED9" w14:textId="77777777" w:rsidR="008E5555" w:rsidRDefault="00CB5D2C">
            <w:pPr>
              <w:pStyle w:val="Compact"/>
            </w:pPr>
            <w:r>
              <w:t>ti(Min. temp., Cum. sun)</w:t>
            </w:r>
          </w:p>
        </w:tc>
        <w:tc>
          <w:tcPr>
            <w:tcW w:w="0" w:type="auto"/>
          </w:tcPr>
          <w:p w14:paraId="36B1EAB3" w14:textId="77777777" w:rsidR="008E5555" w:rsidRDefault="00CB5D2C">
            <w:pPr>
              <w:pStyle w:val="Compact"/>
              <w:jc w:val="right"/>
            </w:pPr>
            <w:r>
              <w:t>656.77</w:t>
            </w:r>
          </w:p>
        </w:tc>
        <w:tc>
          <w:tcPr>
            <w:tcW w:w="0" w:type="auto"/>
          </w:tcPr>
          <w:p w14:paraId="6285B622" w14:textId="77777777" w:rsidR="008E5555" w:rsidRDefault="00CB5D2C">
            <w:pPr>
              <w:pStyle w:val="Compact"/>
              <w:jc w:val="right"/>
            </w:pPr>
            <w:r>
              <w:t>7.92</w:t>
            </w:r>
          </w:p>
        </w:tc>
        <w:tc>
          <w:tcPr>
            <w:tcW w:w="0" w:type="auto"/>
          </w:tcPr>
          <w:p w14:paraId="3EA91FC7" w14:textId="77777777" w:rsidR="008E5555" w:rsidRDefault="00CB5D2C">
            <w:pPr>
              <w:pStyle w:val="Compact"/>
              <w:jc w:val="right"/>
            </w:pPr>
            <w:r>
              <w:t>0.02</w:t>
            </w:r>
          </w:p>
        </w:tc>
      </w:tr>
      <w:tr w:rsidR="008E5555" w14:paraId="103DB1E6" w14:textId="77777777">
        <w:tc>
          <w:tcPr>
            <w:tcW w:w="0" w:type="auto"/>
          </w:tcPr>
          <w:p w14:paraId="7C4B799A" w14:textId="77777777" w:rsidR="008E5555" w:rsidRDefault="00CB5D2C">
            <w:pPr>
              <w:pStyle w:val="Compact"/>
            </w:pPr>
            <w:r>
              <w:t>M46</w:t>
            </w:r>
          </w:p>
        </w:tc>
        <w:tc>
          <w:tcPr>
            <w:tcW w:w="0" w:type="auto"/>
          </w:tcPr>
          <w:p w14:paraId="7684FECE" w14:textId="77777777" w:rsidR="008E5555" w:rsidRDefault="00CB5D2C">
            <w:pPr>
              <w:pStyle w:val="Compact"/>
            </w:pPr>
            <w:r>
              <w:t>Max. temp., Sun, ti(Max. temp., Sun)</w:t>
            </w:r>
          </w:p>
        </w:tc>
        <w:tc>
          <w:tcPr>
            <w:tcW w:w="0" w:type="auto"/>
          </w:tcPr>
          <w:p w14:paraId="67301A65" w14:textId="77777777" w:rsidR="008E5555" w:rsidRDefault="00CB5D2C">
            <w:pPr>
              <w:pStyle w:val="Compact"/>
              <w:jc w:val="right"/>
            </w:pPr>
            <w:r>
              <w:t>657.70</w:t>
            </w:r>
          </w:p>
        </w:tc>
        <w:tc>
          <w:tcPr>
            <w:tcW w:w="0" w:type="auto"/>
          </w:tcPr>
          <w:p w14:paraId="3B7194BF" w14:textId="77777777" w:rsidR="008E5555" w:rsidRDefault="00CB5D2C">
            <w:pPr>
              <w:pStyle w:val="Compact"/>
              <w:jc w:val="right"/>
            </w:pPr>
            <w:r>
              <w:t>8.85</w:t>
            </w:r>
          </w:p>
        </w:tc>
        <w:tc>
          <w:tcPr>
            <w:tcW w:w="0" w:type="auto"/>
          </w:tcPr>
          <w:p w14:paraId="0F642720" w14:textId="77777777" w:rsidR="008E5555" w:rsidRDefault="00CB5D2C">
            <w:pPr>
              <w:pStyle w:val="Compact"/>
              <w:jc w:val="right"/>
            </w:pPr>
            <w:r>
              <w:t>0.01</w:t>
            </w:r>
          </w:p>
        </w:tc>
      </w:tr>
      <w:tr w:rsidR="008E5555" w14:paraId="73FDD4D8" w14:textId="77777777">
        <w:tc>
          <w:tcPr>
            <w:tcW w:w="0" w:type="auto"/>
          </w:tcPr>
          <w:p w14:paraId="29DE6BAB" w14:textId="77777777" w:rsidR="008E5555" w:rsidRDefault="00CB5D2C">
            <w:pPr>
              <w:pStyle w:val="Compact"/>
            </w:pPr>
            <w:r>
              <w:t>M30</w:t>
            </w:r>
          </w:p>
        </w:tc>
        <w:tc>
          <w:tcPr>
            <w:tcW w:w="0" w:type="auto"/>
          </w:tcPr>
          <w:p w14:paraId="54D551EA" w14:textId="77777777" w:rsidR="008E5555" w:rsidRDefault="00CB5D2C">
            <w:pPr>
              <w:pStyle w:val="Compact"/>
            </w:pPr>
            <w:r>
              <w:t>ti(Temp. at prev. max, Cum. sun)</w:t>
            </w:r>
          </w:p>
        </w:tc>
        <w:tc>
          <w:tcPr>
            <w:tcW w:w="0" w:type="auto"/>
          </w:tcPr>
          <w:p w14:paraId="16B47333" w14:textId="77777777" w:rsidR="008E5555" w:rsidRDefault="00CB5D2C">
            <w:pPr>
              <w:pStyle w:val="Compact"/>
              <w:jc w:val="right"/>
            </w:pPr>
            <w:r>
              <w:t>657.90</w:t>
            </w:r>
          </w:p>
        </w:tc>
        <w:tc>
          <w:tcPr>
            <w:tcW w:w="0" w:type="auto"/>
          </w:tcPr>
          <w:p w14:paraId="23B4224D" w14:textId="77777777" w:rsidR="008E5555" w:rsidRDefault="00CB5D2C">
            <w:pPr>
              <w:pStyle w:val="Compact"/>
              <w:jc w:val="right"/>
            </w:pPr>
            <w:r>
              <w:t>9.06</w:t>
            </w:r>
          </w:p>
        </w:tc>
        <w:tc>
          <w:tcPr>
            <w:tcW w:w="0" w:type="auto"/>
          </w:tcPr>
          <w:p w14:paraId="5094B558" w14:textId="77777777" w:rsidR="008E5555" w:rsidRDefault="00CB5D2C">
            <w:pPr>
              <w:pStyle w:val="Compact"/>
              <w:jc w:val="right"/>
            </w:pPr>
            <w:r>
              <w:t>0.01</w:t>
            </w:r>
          </w:p>
        </w:tc>
      </w:tr>
    </w:tbl>
    <w:p w14:paraId="6BDB678A" w14:textId="77777777" w:rsidR="008E5555" w:rsidRDefault="00CB5D2C">
      <w:pPr>
        <w:pStyle w:val="Heading3"/>
      </w:pPr>
      <w:bookmarkStart w:id="141" w:name="analysis-of-best-fit-model-1"/>
      <w:bookmarkEnd w:id="136"/>
      <w:bookmarkEnd w:id="138"/>
      <w:r>
        <w:lastRenderedPageBreak/>
        <w:t>Analysis of Best Fit Model</w:t>
      </w:r>
    </w:p>
    <w:p w14:paraId="5B2009C0" w14:textId="04CF18D5" w:rsidR="008E5555" w:rsidRDefault="00CB5D2C">
      <w:pPr>
        <w:pStyle w:val="FirstParagraph"/>
      </w:pPr>
      <w:commentRangeStart w:id="142"/>
      <w:r>
        <w:t xml:space="preserve">The Next Day Window/site fidelity model explained 39.7% of the variance in maximum BI changes (adjusted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0.397, </w:t>
      </w:r>
      <m:oMath>
        <m:r>
          <w:rPr>
            <w:rFonts w:ascii="Cambria Math" w:hAnsi="Cambria Math"/>
          </w:rPr>
          <m:t>n</m:t>
        </m:r>
      </m:oMath>
      <w:r>
        <w:t xml:space="preserve"> = 96), representing a </w:t>
      </w:r>
      <w:r w:rsidR="52AAB14B">
        <w:t xml:space="preserve">more than </w:t>
      </w:r>
      <w:r>
        <w:t xml:space="preserve">six-fold improvement in explanatory power compared to the 30-minute continuous (adjusted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0.064) and threshold (adjusted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0.061) analyse</w:t>
      </w:r>
      <w:commentRangeEnd w:id="142"/>
      <w:r>
        <w:rPr>
          <w:rStyle w:val="CommentReference"/>
          <w:sz w:val="24"/>
          <w:szCs w:val="24"/>
        </w:rPr>
        <w:commentReference w:id="142"/>
      </w:r>
      <w:r>
        <w:t xml:space="preserve">s. </w:t>
      </w:r>
      <w:commentRangeStart w:id="143"/>
      <w:commentRangeStart w:id="144"/>
      <w:del w:id="145" w:author="pibsen@usgs.gov" w:date="2026-04-15T17:51:00Z" w16du:dateUtc="2026-04-15T17:51:11Z">
        <w:r w:rsidDel="00CB5D2C">
          <w:delText>This strongly suggests that cumulative weather exposure over day-long periods is more strongly associated with roosting decisions than immediate short-term conditions.</w:delText>
        </w:r>
      </w:del>
      <w:commentRangeEnd w:id="143"/>
      <w:r>
        <w:rPr>
          <w:rStyle w:val="CommentReference"/>
          <w:sz w:val="24"/>
          <w:szCs w:val="24"/>
        </w:rPr>
        <w:commentReference w:id="143"/>
      </w:r>
      <w:commentRangeEnd w:id="144"/>
      <w:r>
        <w:rPr>
          <w:rStyle w:val="CommentReference"/>
          <w:sz w:val="24"/>
          <w:szCs w:val="24"/>
        </w:rPr>
        <w:commentReference w:id="144"/>
      </w:r>
      <w:r>
        <w:t xml:space="preserve"> Analysis revealed significant effects on </w:t>
      </w:r>
      <m:oMath>
        <m:r>
          <m:rPr>
            <m:sty m:val="p"/>
          </m:rPr>
          <w:rPr>
            <w:rFonts w:ascii="Cambria Math" w:hAnsi="Cambria Math"/>
          </w:rPr>
          <m:t>Δ</m:t>
        </m:r>
      </m:oMath>
      <w:r>
        <w:t>BI for the previous day’s maximum BI (</w:t>
      </w:r>
      <m:oMath>
        <m:r>
          <w:rPr>
            <w:rFonts w:ascii="Cambria Math" w:hAnsi="Cambria Math"/>
          </w:rPr>
          <m:t>F</m:t>
        </m:r>
      </m:oMath>
      <w:r>
        <w:t xml:space="preserve"> = 24.88, </w:t>
      </w:r>
      <m:oMath>
        <m:r>
          <w:rPr>
            <w:rFonts w:ascii="Cambria Math" w:hAnsi="Cambria Math"/>
          </w:rPr>
          <m:t>p</m:t>
        </m:r>
        <m:r>
          <m:rPr>
            <m:sty m:val="p"/>
          </m:rPr>
          <w:rPr>
            <w:rFonts w:ascii="Cambria Math" w:hAnsi="Cambria Math"/>
          </w:rPr>
          <m:t>&lt;</m:t>
        </m:r>
        <m:r>
          <w:rPr>
            <w:rFonts w:ascii="Cambria Math" w:hAnsi="Cambria Math"/>
          </w:rPr>
          <m:t>0.001</m:t>
        </m:r>
      </m:oMath>
      <w:r>
        <w:t>) and the wind-sunlight interaction (</w:t>
      </w:r>
      <m:oMath>
        <m:r>
          <w:rPr>
            <w:rFonts w:ascii="Cambria Math" w:hAnsi="Cambria Math"/>
          </w:rPr>
          <m:t>F</m:t>
        </m:r>
      </m:oMath>
      <w:r>
        <w:t xml:space="preserve"> = 4.10, </w:t>
      </w:r>
      <m:oMath>
        <m:r>
          <w:rPr>
            <w:rFonts w:ascii="Cambria Math" w:hAnsi="Cambria Math"/>
          </w:rPr>
          <m:t>p</m:t>
        </m:r>
        <m:r>
          <m:rPr>
            <m:sty m:val="p"/>
          </m:rPr>
          <w:rPr>
            <w:rFonts w:ascii="Cambria Math" w:hAnsi="Cambria Math"/>
          </w:rPr>
          <m:t>&lt;</m:t>
        </m:r>
        <m:r>
          <w:rPr>
            <w:rFonts w:ascii="Cambria Math" w:hAnsi="Cambria Math"/>
          </w:rPr>
          <m:t>0.001</m:t>
        </m:r>
      </m:oMath>
      <w:r>
        <w:t>). In addition, the partial effects of the previous day’s maximum BI showed a significant negative linear relationship (Table </w:t>
      </w:r>
      <w:hyperlink w:anchor="tab:sunset_model_summary" w:history="1">
        <w:r w:rsidR="008E5555" w:rsidRPr="46E8E899">
          <w:rPr>
            <w:rStyle w:val="Hyperlink"/>
          </w:rPr>
          <w:t>6</w:t>
        </w:r>
      </w:hyperlink>
      <w:r>
        <w:t>). Meaning that larger clusters experienced proportionally greater losses between days (as found in the 30-minute analysis). Window duration showed no significant relationship.</w:t>
      </w:r>
    </w:p>
    <w:p w14:paraId="7722E4E3" w14:textId="77777777" w:rsidR="008E5555" w:rsidRDefault="00CB5D2C">
      <w:pPr>
        <w:pStyle w:val="TableCaption"/>
      </w:pPr>
      <w:bookmarkStart w:id="146" w:name="tab:sunset_model_summary"/>
      <w:r>
        <w:t>Summary of best-fit model for Next Day Window and fidelity analysis.</w:t>
      </w:r>
    </w:p>
    <w:tbl>
      <w:tblPr>
        <w:tblStyle w:val="Table"/>
        <w:tblW w:w="0" w:type="auto"/>
        <w:tblLook w:val="0020" w:firstRow="1" w:lastRow="0" w:firstColumn="0" w:lastColumn="0" w:noHBand="0" w:noVBand="0"/>
        <w:tblCaption w:val="Summary of best-fit model for Next Day Window and fidelity analysis."/>
      </w:tblPr>
      <w:tblGrid>
        <w:gridCol w:w="4146"/>
        <w:gridCol w:w="670"/>
        <w:gridCol w:w="875"/>
        <w:gridCol w:w="798"/>
        <w:gridCol w:w="1373"/>
      </w:tblGrid>
      <w:tr w:rsidR="008E5555" w14:paraId="2ABEEB7B" w14:textId="77777777" w:rsidTr="008E5555">
        <w:trPr>
          <w:cnfStyle w:val="100000000000" w:firstRow="1" w:lastRow="0" w:firstColumn="0" w:lastColumn="0" w:oddVBand="0" w:evenVBand="0" w:oddHBand="0" w:evenHBand="0" w:firstRowFirstColumn="0" w:firstRowLastColumn="0" w:lastRowFirstColumn="0" w:lastRowLastColumn="0"/>
          <w:tblHeader/>
        </w:trPr>
        <w:tc>
          <w:tcPr>
            <w:tcW w:w="0" w:type="auto"/>
          </w:tcPr>
          <w:p w14:paraId="10B3C603" w14:textId="77777777" w:rsidR="008E5555" w:rsidRDefault="00CB5D2C">
            <w:pPr>
              <w:pStyle w:val="Compact"/>
            </w:pPr>
            <w:r>
              <w:rPr>
                <w:b/>
                <w:bCs/>
              </w:rPr>
              <w:t>Smooth Term</w:t>
            </w:r>
          </w:p>
        </w:tc>
        <w:tc>
          <w:tcPr>
            <w:tcW w:w="0" w:type="auto"/>
          </w:tcPr>
          <w:p w14:paraId="5BC029FE" w14:textId="77777777" w:rsidR="008E5555" w:rsidRDefault="00CB5D2C">
            <w:pPr>
              <w:pStyle w:val="Compact"/>
              <w:jc w:val="right"/>
            </w:pPr>
            <w:r>
              <w:rPr>
                <w:b/>
                <w:bCs/>
              </w:rPr>
              <w:t>edf</w:t>
            </w:r>
          </w:p>
        </w:tc>
        <w:tc>
          <w:tcPr>
            <w:tcW w:w="0" w:type="auto"/>
          </w:tcPr>
          <w:p w14:paraId="7617EB5C" w14:textId="77777777" w:rsidR="008E5555" w:rsidRDefault="00CB5D2C">
            <w:pPr>
              <w:pStyle w:val="Compact"/>
              <w:jc w:val="right"/>
            </w:pPr>
            <w:r>
              <w:rPr>
                <w:b/>
                <w:bCs/>
              </w:rPr>
              <w:t>Ref.df</w:t>
            </w:r>
          </w:p>
        </w:tc>
        <w:tc>
          <w:tcPr>
            <w:tcW w:w="0" w:type="auto"/>
          </w:tcPr>
          <w:p w14:paraId="0EAD0C74" w14:textId="77777777" w:rsidR="008E5555" w:rsidRDefault="00CB5D2C">
            <w:pPr>
              <w:pStyle w:val="Compact"/>
              <w:jc w:val="right"/>
            </w:pPr>
            <m:oMathPara>
              <m:oMath>
                <m:r>
                  <w:rPr>
                    <w:rFonts w:ascii="Cambria Math" w:hAnsi="Cambria Math"/>
                  </w:rPr>
                  <m:t>F</m:t>
                </m:r>
              </m:oMath>
            </m:oMathPara>
          </w:p>
        </w:tc>
        <w:tc>
          <w:tcPr>
            <w:tcW w:w="0" w:type="auto"/>
          </w:tcPr>
          <w:p w14:paraId="1FC38480" w14:textId="77777777" w:rsidR="008E5555" w:rsidRDefault="00CB5D2C">
            <w:pPr>
              <w:pStyle w:val="Compact"/>
              <w:jc w:val="right"/>
            </w:pPr>
            <m:oMath>
              <m:r>
                <w:rPr>
                  <w:rFonts w:ascii="Cambria Math" w:hAnsi="Cambria Math"/>
                </w:rPr>
                <m:t>p</m:t>
              </m:r>
            </m:oMath>
            <w:r>
              <w:rPr>
                <w:b/>
                <w:bCs/>
              </w:rPr>
              <w:t>-value</w:t>
            </w:r>
          </w:p>
        </w:tc>
      </w:tr>
      <w:tr w:rsidR="008E5555" w14:paraId="33BCE3E1" w14:textId="77777777">
        <w:tc>
          <w:tcPr>
            <w:tcW w:w="0" w:type="auto"/>
          </w:tcPr>
          <w:p w14:paraId="795CA45F" w14:textId="77777777" w:rsidR="008E5555" w:rsidRDefault="00CB5D2C">
            <w:pPr>
              <w:pStyle w:val="Compact"/>
            </w:pPr>
            <w:r>
              <w:t>Previous day maximum butterfly index</w:t>
            </w:r>
          </w:p>
        </w:tc>
        <w:tc>
          <w:tcPr>
            <w:tcW w:w="0" w:type="auto"/>
          </w:tcPr>
          <w:p w14:paraId="721AD6C8" w14:textId="77777777" w:rsidR="008E5555" w:rsidRDefault="00CB5D2C">
            <w:pPr>
              <w:pStyle w:val="Compact"/>
              <w:jc w:val="right"/>
            </w:pPr>
            <w:r>
              <w:t>1.00</w:t>
            </w:r>
          </w:p>
        </w:tc>
        <w:tc>
          <w:tcPr>
            <w:tcW w:w="0" w:type="auto"/>
          </w:tcPr>
          <w:p w14:paraId="0AAEA3AE" w14:textId="77777777" w:rsidR="008E5555" w:rsidRDefault="00CB5D2C">
            <w:pPr>
              <w:pStyle w:val="Compact"/>
              <w:jc w:val="right"/>
            </w:pPr>
            <w:r>
              <w:t>1.00</w:t>
            </w:r>
          </w:p>
        </w:tc>
        <w:tc>
          <w:tcPr>
            <w:tcW w:w="0" w:type="auto"/>
          </w:tcPr>
          <w:p w14:paraId="68CA08C6" w14:textId="77777777" w:rsidR="008E5555" w:rsidRDefault="00CB5D2C">
            <w:pPr>
              <w:pStyle w:val="Compact"/>
              <w:jc w:val="right"/>
            </w:pPr>
            <w:r>
              <w:t>24.88</w:t>
            </w:r>
          </w:p>
        </w:tc>
        <w:tc>
          <w:tcPr>
            <w:tcW w:w="0" w:type="auto"/>
          </w:tcPr>
          <w:p w14:paraId="29BF8779" w14:textId="77777777" w:rsidR="008E5555" w:rsidRDefault="00CB5D2C">
            <w:pPr>
              <w:pStyle w:val="Compact"/>
              <w:jc w:val="right"/>
            </w:pPr>
            <m:oMath>
              <m:r>
                <m:rPr>
                  <m:sty m:val="p"/>
                </m:rPr>
                <w:rPr>
                  <w:rFonts w:ascii="Cambria Math" w:hAnsi="Cambria Math"/>
                </w:rPr>
                <m:t>&lt;</m:t>
              </m:r>
              <m:r>
                <w:rPr>
                  <w:rFonts w:ascii="Cambria Math" w:hAnsi="Cambria Math"/>
                </w:rPr>
                <m:t>0.001</m:t>
              </m:r>
            </m:oMath>
            <w:r>
              <w:t>***</w:t>
            </w:r>
          </w:p>
        </w:tc>
      </w:tr>
      <w:tr w:rsidR="008E5555" w14:paraId="5E50FA64" w14:textId="77777777">
        <w:tc>
          <w:tcPr>
            <w:tcW w:w="0" w:type="auto"/>
          </w:tcPr>
          <w:p w14:paraId="707F0E0B" w14:textId="77777777" w:rsidR="008E5555" w:rsidRDefault="00CB5D2C">
            <w:pPr>
              <w:pStyle w:val="Compact"/>
            </w:pPr>
            <w:r>
              <w:t>Window duration</w:t>
            </w:r>
          </w:p>
        </w:tc>
        <w:tc>
          <w:tcPr>
            <w:tcW w:w="0" w:type="auto"/>
          </w:tcPr>
          <w:p w14:paraId="554ABDFF" w14:textId="77777777" w:rsidR="008E5555" w:rsidRDefault="00CB5D2C">
            <w:pPr>
              <w:pStyle w:val="Compact"/>
              <w:jc w:val="right"/>
            </w:pPr>
            <w:r>
              <w:t>1.00</w:t>
            </w:r>
          </w:p>
        </w:tc>
        <w:tc>
          <w:tcPr>
            <w:tcW w:w="0" w:type="auto"/>
          </w:tcPr>
          <w:p w14:paraId="2F67BF2C" w14:textId="77777777" w:rsidR="008E5555" w:rsidRDefault="00CB5D2C">
            <w:pPr>
              <w:pStyle w:val="Compact"/>
              <w:jc w:val="right"/>
            </w:pPr>
            <w:r>
              <w:t>1.00</w:t>
            </w:r>
          </w:p>
        </w:tc>
        <w:tc>
          <w:tcPr>
            <w:tcW w:w="0" w:type="auto"/>
          </w:tcPr>
          <w:p w14:paraId="3A1DC52A" w14:textId="77777777" w:rsidR="008E5555" w:rsidRDefault="00CB5D2C">
            <w:pPr>
              <w:pStyle w:val="Compact"/>
              <w:jc w:val="right"/>
            </w:pPr>
            <w:r>
              <w:t>1.14</w:t>
            </w:r>
          </w:p>
        </w:tc>
        <w:tc>
          <w:tcPr>
            <w:tcW w:w="0" w:type="auto"/>
          </w:tcPr>
          <w:p w14:paraId="2321AF5B" w14:textId="77777777" w:rsidR="008E5555" w:rsidRDefault="00CB5D2C">
            <w:pPr>
              <w:pStyle w:val="Compact"/>
              <w:jc w:val="right"/>
            </w:pPr>
            <w:r>
              <w:t>0.289</w:t>
            </w:r>
          </w:p>
        </w:tc>
      </w:tr>
      <w:tr w:rsidR="008E5555" w14:paraId="3B297345" w14:textId="77777777">
        <w:tc>
          <w:tcPr>
            <w:tcW w:w="0" w:type="auto"/>
          </w:tcPr>
          <w:p w14:paraId="63A2C157" w14:textId="77777777" w:rsidR="008E5555" w:rsidRDefault="00CB5D2C">
            <w:pPr>
              <w:pStyle w:val="Compact"/>
            </w:pPr>
            <w:r>
              <w:t xml:space="preserve">Wind gust </w:t>
            </w:r>
            <m:oMath>
              <m:r>
                <m:rPr>
                  <m:sty m:val="p"/>
                </m:rPr>
                <w:rPr>
                  <w:rFonts w:ascii="Cambria Math" w:hAnsi="Cambria Math"/>
                </w:rPr>
                <m:t>×</m:t>
              </m:r>
            </m:oMath>
            <w:r>
              <w:t xml:space="preserve"> Sunlight exposure</w:t>
            </w:r>
          </w:p>
        </w:tc>
        <w:tc>
          <w:tcPr>
            <w:tcW w:w="0" w:type="auto"/>
          </w:tcPr>
          <w:p w14:paraId="75E01FD6" w14:textId="77777777" w:rsidR="008E5555" w:rsidRDefault="00CB5D2C">
            <w:pPr>
              <w:pStyle w:val="Compact"/>
              <w:jc w:val="right"/>
            </w:pPr>
            <w:r>
              <w:t>6.68</w:t>
            </w:r>
          </w:p>
        </w:tc>
        <w:tc>
          <w:tcPr>
            <w:tcW w:w="0" w:type="auto"/>
          </w:tcPr>
          <w:p w14:paraId="323250E6" w14:textId="77777777" w:rsidR="008E5555" w:rsidRDefault="00CB5D2C">
            <w:pPr>
              <w:pStyle w:val="Compact"/>
              <w:jc w:val="right"/>
            </w:pPr>
            <w:r>
              <w:t>6.68</w:t>
            </w:r>
          </w:p>
        </w:tc>
        <w:tc>
          <w:tcPr>
            <w:tcW w:w="0" w:type="auto"/>
          </w:tcPr>
          <w:p w14:paraId="4F5660A5" w14:textId="77777777" w:rsidR="008E5555" w:rsidRDefault="00CB5D2C">
            <w:pPr>
              <w:pStyle w:val="Compact"/>
              <w:jc w:val="right"/>
            </w:pPr>
            <w:r>
              <w:t>4.10</w:t>
            </w:r>
          </w:p>
        </w:tc>
        <w:tc>
          <w:tcPr>
            <w:tcW w:w="0" w:type="auto"/>
          </w:tcPr>
          <w:p w14:paraId="3FC672A8" w14:textId="77777777" w:rsidR="008E5555" w:rsidRDefault="00CB5D2C">
            <w:pPr>
              <w:pStyle w:val="Compact"/>
              <w:jc w:val="right"/>
            </w:pPr>
            <m:oMath>
              <m:r>
                <m:rPr>
                  <m:sty m:val="p"/>
                </m:rPr>
                <w:rPr>
                  <w:rFonts w:ascii="Cambria Math" w:hAnsi="Cambria Math"/>
                </w:rPr>
                <m:t>&lt;</m:t>
              </m:r>
              <m:r>
                <w:rPr>
                  <w:rFonts w:ascii="Cambria Math" w:hAnsi="Cambria Math"/>
                </w:rPr>
                <m:t>0.001</m:t>
              </m:r>
            </m:oMath>
            <w:r>
              <w:t>***</w:t>
            </w:r>
          </w:p>
        </w:tc>
      </w:tr>
      <w:tr w:rsidR="008E5555" w14:paraId="3BE10B77" w14:textId="77777777">
        <w:tc>
          <w:tcPr>
            <w:tcW w:w="0" w:type="auto"/>
            <w:gridSpan w:val="5"/>
          </w:tcPr>
          <w:p w14:paraId="4037E88C" w14:textId="77777777" w:rsidR="008E5555" w:rsidRDefault="00CB5D2C">
            <w:pPr>
              <w:pStyle w:val="Compact"/>
            </w:pPr>
            <w:r>
              <w:rPr>
                <w:i/>
                <w:iCs/>
              </w:rPr>
              <w:t>Model performance:</w:t>
            </w:r>
            <w:r>
              <w:t xml:space="preserve"> Adj.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0.397, Scale est. = 41.06, </w:t>
            </w:r>
            <m:oMath>
              <m:r>
                <w:rPr>
                  <w:rFonts w:ascii="Cambria Math" w:hAnsi="Cambria Math"/>
                </w:rPr>
                <m:t>n</m:t>
              </m:r>
            </m:oMath>
            <w:r>
              <w:t xml:space="preserve"> = 96</w:t>
            </w:r>
          </w:p>
        </w:tc>
      </w:tr>
    </w:tbl>
    <w:p w14:paraId="4381AE72" w14:textId="77777777" w:rsidR="008E5555" w:rsidRDefault="00CB5D2C">
      <w:pPr>
        <w:pStyle w:val="CaptionedFigure"/>
      </w:pPr>
      <w:bookmarkStart w:id="147" w:name="fig:partial_effects_sunset"/>
      <w:bookmarkEnd w:id="146"/>
      <w:r>
        <w:rPr>
          <w:noProof/>
        </w:rPr>
        <w:drawing>
          <wp:inline distT="0" distB="0" distL="0" distR="0" wp14:anchorId="75D4F6AD" wp14:editId="06083ADF">
            <wp:extent cx="4800600" cy="2667000"/>
            <wp:effectExtent l="0" t="0" r="0" b="0"/>
            <wp:docPr id="74" name="Picture"/>
            <wp:cNvGraphicFramePr/>
            <a:graphic xmlns:a="http://schemas.openxmlformats.org/drawingml/2006/main">
              <a:graphicData uri="http://schemas.openxmlformats.org/drawingml/2006/picture">
                <pic:pic xmlns:pic="http://schemas.openxmlformats.org/drawingml/2006/picture">
                  <pic:nvPicPr>
                    <pic:cNvPr id="75" name="Picture" descr="figures/fig09_partial_effects_nextday.png"/>
                    <pic:cNvPicPr>
                      <a:picLocks noChangeAspect="1" noChangeArrowheads="1"/>
                    </pic:cNvPicPr>
                  </pic:nvPicPr>
                  <pic:blipFill>
                    <a:blip r:embed="rId19"/>
                    <a:stretch>
                      <a:fillRect/>
                    </a:stretch>
                  </pic:blipFill>
                  <pic:spPr bwMode="auto">
                    <a:xfrm>
                      <a:off x="0" y="0"/>
                      <a:ext cx="4800600" cy="2667000"/>
                    </a:xfrm>
                    <a:prstGeom prst="rect">
                      <a:avLst/>
                    </a:prstGeom>
                    <a:noFill/>
                    <a:ln w="9525">
                      <a:noFill/>
                      <a:headEnd/>
                      <a:tailEnd/>
                    </a:ln>
                  </pic:spPr>
                </pic:pic>
              </a:graphicData>
            </a:graphic>
          </wp:inline>
        </w:drawing>
      </w:r>
    </w:p>
    <w:p w14:paraId="610E1990" w14:textId="77777777" w:rsidR="008E5555" w:rsidRDefault="00CB5D2C">
      <w:pPr>
        <w:pStyle w:val="ImageCaption"/>
      </w:pPr>
      <w:r>
        <w:t xml:space="preserve">Partial effects of control variables in best fit Next Day Window model. Partial effects of control variables on Next Day Window time interval on monarch butterfly maximum </w:t>
      </w:r>
      <m:oMath>
        <m:r>
          <w:rPr>
            <w:rFonts w:ascii="Cambria Math" w:hAnsi="Cambria Math"/>
          </w:rPr>
          <m:t>Δ</m:t>
        </m:r>
      </m:oMath>
      <w:r>
        <w:t>BI from the best-fit GAMM model (M32). Partial effects isolate how each variable influences BI changes while holding other factors constant at their average values. Left panel shows the strong negative effect of previous-day maximum BI. Right panel shows window duration with no significant effect on cluster BI changes. Shaded regions represent 95% confidence intervals.</w:t>
      </w:r>
    </w:p>
    <w:bookmarkEnd w:id="147"/>
    <w:p w14:paraId="74F79475" w14:textId="599AE4B7" w:rsidR="008E5555" w:rsidRDefault="00CB5D2C">
      <w:pPr>
        <w:pStyle w:val="BodyText"/>
      </w:pPr>
      <w:r>
        <w:t>In the Next Day Window and site fidelity analysis, the tensor smooth interaction between maximum wind gust and cumulative direct sun exposure (</w:t>
      </w:r>
      <m:oMath>
        <m:r>
          <w:rPr>
            <w:rFonts w:ascii="Cambria Math" w:hAnsi="Cambria Math"/>
          </w:rPr>
          <m:t>p</m:t>
        </m:r>
        <m:r>
          <m:rPr>
            <m:sty m:val="p"/>
          </m:rPr>
          <w:rPr>
            <w:rFonts w:ascii="Cambria Math" w:hAnsi="Cambria Math"/>
          </w:rPr>
          <m:t>&lt;</m:t>
        </m:r>
        <m:r>
          <w:rPr>
            <w:rFonts w:ascii="Cambria Math" w:hAnsi="Cambria Math"/>
          </w:rPr>
          <m:t>0.001</m:t>
        </m:r>
      </m:oMath>
      <w:r>
        <w:t xml:space="preserve">) revealed complex </w:t>
      </w:r>
      <w:r>
        <w:lastRenderedPageBreak/>
        <w:t>conditional relationships (Figure </w:t>
      </w:r>
      <w:hyperlink w:anchor="fig:interaction_wind_sun_sunset" w:history="1">
        <w:r w:rsidR="008E5555" w:rsidRPr="46E8E899">
          <w:rPr>
            <w:rStyle w:val="Hyperlink"/>
          </w:rPr>
          <w:t>9</w:t>
        </w:r>
      </w:hyperlink>
      <w:r>
        <w:t>). For example, under low wind gust speeds around 2 m/s and low butterfly counts (</w:t>
      </w:r>
      <m:oMath>
        <m:r>
          <m:rPr>
            <m:sty m:val="p"/>
          </m:rPr>
          <w:rPr>
            <w:rFonts w:ascii="Cambria Math" w:hAnsi="Cambria Math"/>
          </w:rPr>
          <m:t>&lt;</m:t>
        </m:r>
      </m:oMath>
      <w:r>
        <w:t>60–70) in direct sun, BI increased the following day. Yet under low wind gust speeds (</w:t>
      </w:r>
      <m:oMath>
        <m:r>
          <m:rPr>
            <m:sty m:val="p"/>
          </m:rPr>
          <w:rPr>
            <w:rFonts w:ascii="Cambria Math" w:hAnsi="Cambria Math"/>
          </w:rPr>
          <m:t>∼</m:t>
        </m:r>
      </m:oMath>
      <w:r>
        <w:t xml:space="preserve">2 m/s), </w:t>
      </w:r>
      <w:r w:rsidR="306310EA">
        <w:t xml:space="preserve">but </w:t>
      </w:r>
      <w:r>
        <w:t xml:space="preserve">higher butterfly counts </w:t>
      </w:r>
      <w:r w:rsidR="7900E14A">
        <w:t xml:space="preserve">in direct sun </w:t>
      </w:r>
      <w:r>
        <w:t>(</w:t>
      </w:r>
      <m:oMath>
        <m:r>
          <m:rPr>
            <m:sty m:val="p"/>
          </m:rPr>
          <w:rPr>
            <w:rFonts w:ascii="Cambria Math" w:hAnsi="Cambria Math"/>
          </w:rPr>
          <m:t>&gt;</m:t>
        </m:r>
      </m:oMath>
      <w:r>
        <w:t xml:space="preserve">100) </w:t>
      </w:r>
      <w:r w:rsidR="41F7E4B6">
        <w:t xml:space="preserve">BI decreased </w:t>
      </w:r>
      <w:r>
        <w:t>th</w:t>
      </w:r>
      <w:r w:rsidR="6D8C9088">
        <w:t>e following day</w:t>
      </w:r>
      <w:r>
        <w:t xml:space="preserve">. </w:t>
      </w:r>
      <w:r w:rsidR="3C3AE257">
        <w:t xml:space="preserve">Thus, at the same wind but under different light, the BI pattern reverses. </w:t>
      </w:r>
      <w:r>
        <w:t xml:space="preserve">And at intermediate to high values of both wind gust speed and butterfly sun exposure, cluster sizes (BI) increased the next day. </w:t>
      </w:r>
      <w:commentRangeStart w:id="148"/>
      <w:commentRangeStart w:id="149"/>
      <w:r>
        <w:t xml:space="preserve">These patterns suggest monarchs redistribute within the grove, moving from </w:t>
      </w:r>
      <w:r w:rsidR="2525DA08">
        <w:t xml:space="preserve">one set of </w:t>
      </w:r>
      <w:r>
        <w:t xml:space="preserve">wind and light conditions (blue regions showing cluster decreases) to </w:t>
      </w:r>
      <w:r w:rsidR="2076FEE0">
        <w:t>another set of</w:t>
      </w:r>
      <w:r>
        <w:t xml:space="preserve"> wind and light conditions (red regions showing cluster increases) in complex but predictable ways. </w:t>
      </w:r>
      <w:r w:rsidR="46F68758">
        <w:t>We note that t</w:t>
      </w:r>
      <w:r>
        <w:t xml:space="preserve">his movement may occur between researcher monitored and unmonitored areas of the grove or involve butterflies entering or leaving the </w:t>
      </w:r>
      <w:r w:rsidR="3CFEF29D">
        <w:t>groove</w:t>
      </w:r>
      <w:r>
        <w:t>. Again, interpretation requires caution at interpolation boundaries and regions with single or low observations.</w:t>
      </w:r>
      <w:commentRangeEnd w:id="148"/>
      <w:r>
        <w:rPr>
          <w:rStyle w:val="CommentReference"/>
          <w:sz w:val="24"/>
          <w:szCs w:val="24"/>
        </w:rPr>
        <w:commentReference w:id="148"/>
      </w:r>
      <w:commentRangeEnd w:id="149"/>
      <w:r>
        <w:rPr>
          <w:rStyle w:val="CommentReference"/>
          <w:sz w:val="24"/>
          <w:szCs w:val="24"/>
        </w:rPr>
        <w:commentReference w:id="149"/>
      </w:r>
    </w:p>
    <w:p w14:paraId="590742F7" w14:textId="77777777" w:rsidR="008E5555" w:rsidRDefault="00CB5D2C">
      <w:pPr>
        <w:pStyle w:val="CaptionedFigure"/>
      </w:pPr>
      <w:bookmarkStart w:id="150" w:name="fig:interaction_wind_sun_sunset"/>
      <w:r>
        <w:rPr>
          <w:noProof/>
        </w:rPr>
        <w:drawing>
          <wp:inline distT="0" distB="0" distL="0" distR="0" wp14:anchorId="04C71F68" wp14:editId="660C9A91">
            <wp:extent cx="3733800" cy="3200400"/>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79" name="Picture" descr="figures/fig10_interaction_wind_sun_nextday.png"/>
                    <pic:cNvPicPr>
                      <a:picLocks noChangeAspect="1" noChangeArrowheads="1"/>
                    </pic:cNvPicPr>
                  </pic:nvPicPr>
                  <pic:blipFill>
                    <a:blip r:embed="rId20"/>
                    <a:stretch>
                      <a:fillRect/>
                    </a:stretch>
                  </pic:blipFill>
                  <pic:spPr bwMode="auto">
                    <a:xfrm>
                      <a:off x="0" y="0"/>
                      <a:ext cx="3733800" cy="3200400"/>
                    </a:xfrm>
                    <a:prstGeom prst="rect">
                      <a:avLst/>
                    </a:prstGeom>
                    <a:noFill/>
                    <a:ln w="9525">
                      <a:noFill/>
                      <a:headEnd/>
                      <a:tailEnd/>
                    </a:ln>
                  </pic:spPr>
                </pic:pic>
              </a:graphicData>
            </a:graphic>
          </wp:inline>
        </w:drawing>
      </w:r>
    </w:p>
    <w:p w14:paraId="06A0DE51" w14:textId="77777777" w:rsidR="008E5555" w:rsidRDefault="00CB5D2C">
      <w:pPr>
        <w:pStyle w:val="ImageCaption"/>
      </w:pPr>
      <m:oMath>
        <m:r>
          <w:rPr>
            <w:rFonts w:ascii="Cambria Math" w:hAnsi="Cambria Math"/>
          </w:rPr>
          <m:t>Δ</m:t>
        </m:r>
      </m:oMath>
      <w:r>
        <w:t>BI response to interactions of wind and sun exposure (Next Day Window). Tensor smooth interaction between maximum wind gust (m/s) and cumulative butterflies in direct sun on day-to-day cluster size changes (</w:t>
      </w:r>
      <m:oMath>
        <m:r>
          <w:rPr>
            <w:rFonts w:ascii="Cambria Math" w:hAnsi="Cambria Math"/>
          </w:rPr>
          <m:t>Δ</m:t>
        </m:r>
      </m:oMath>
      <w:r>
        <w:t>BI). Color gradient indicates partial effect magnitude on square-root transformed scale (red = positive, blue = negative). Black points show observed data distribution. Gray regions indicate areas beyond reliable interpolation range.</w:t>
      </w:r>
    </w:p>
    <w:p w14:paraId="647D8212" w14:textId="77777777" w:rsidR="008E5555" w:rsidRDefault="00CB5D2C">
      <w:pPr>
        <w:pStyle w:val="Heading3"/>
      </w:pPr>
      <w:bookmarkStart w:id="151" w:name="model-diagnostics-1"/>
      <w:bookmarkEnd w:id="141"/>
      <w:bookmarkEnd w:id="150"/>
      <w:r>
        <w:t>Model Diagnostics</w:t>
      </w:r>
    </w:p>
    <w:p w14:paraId="3DF3D2AB" w14:textId="77777777" w:rsidR="008E5555" w:rsidRDefault="00CB5D2C">
      <w:pPr>
        <w:pStyle w:val="FirstParagraph"/>
      </w:pPr>
      <w:r>
        <w:t>The quantile-quantile plot revealed approximately normal residual distribution with some minor deviations (Figure </w:t>
      </w:r>
      <w:hyperlink w:anchor="fig:diagnostics_sunset">
        <w:r w:rsidR="008E5555">
          <w:rPr>
            <w:rStyle w:val="Hyperlink"/>
          </w:rPr>
          <w:t>10</w:t>
        </w:r>
      </w:hyperlink>
      <w:r>
        <w:t>). Residual versus fitted value plots showed no systematic patterns or heteroscedasticity, indicating appropriate model structure. Basis dimension checks confirmed adequate smoothing parameter selection for the tensor smooth interaction term. The wind-sunlight interaction showed a k-index value of 1.06 (</w:t>
      </w:r>
      <m:oMath>
        <m:r>
          <w:rPr>
            <w:rFonts w:ascii="Cambria Math" w:hAnsi="Cambria Math"/>
          </w:rPr>
          <m:t>p</m:t>
        </m:r>
      </m:oMath>
      <w:r>
        <w:t xml:space="preserve"> = 0.72), indicating sufficient basis dimensions to capture the underlying functional form without </w:t>
      </w:r>
      <w:r>
        <w:lastRenderedPageBreak/>
        <w:t>evidence of undersmoothing. Temporal autocorrelation analysis revealed minimal residual correlation structure after accounting for the AR(1) correlation within deployment days (Figure </w:t>
      </w:r>
      <w:hyperlink w:anchor="fig:acf_sunset">
        <w:r w:rsidR="008E5555">
          <w:rPr>
            <w:rStyle w:val="Hyperlink"/>
          </w:rPr>
          <w:t>11</w:t>
        </w:r>
      </w:hyperlink>
      <w:r>
        <w:t>). The autocorrelation function showed rapid decay with all lags beyond lag 1 falling within the significance bounds.</w:t>
      </w:r>
    </w:p>
    <w:p w14:paraId="4DE5B3B3" w14:textId="77777777" w:rsidR="008E5555" w:rsidRDefault="00CB5D2C">
      <w:pPr>
        <w:pStyle w:val="CaptionedFigure"/>
      </w:pPr>
      <w:bookmarkStart w:id="152" w:name="fig:diagnostics_sunset"/>
      <w:r>
        <w:rPr>
          <w:noProof/>
        </w:rPr>
        <w:drawing>
          <wp:inline distT="0" distB="0" distL="0" distR="0" wp14:anchorId="0C9298F3" wp14:editId="6F0267CF">
            <wp:extent cx="4267200" cy="2370666"/>
            <wp:effectExtent l="0" t="0" r="0" b="0"/>
            <wp:docPr id="83" name="Picture"/>
            <wp:cNvGraphicFramePr/>
            <a:graphic xmlns:a="http://schemas.openxmlformats.org/drawingml/2006/main">
              <a:graphicData uri="http://schemas.openxmlformats.org/drawingml/2006/picture">
                <pic:pic xmlns:pic="http://schemas.openxmlformats.org/drawingml/2006/picture">
                  <pic:nvPicPr>
                    <pic:cNvPr id="84" name="Picture" descr="figures/fig11_diagnostics_nextday.png"/>
                    <pic:cNvPicPr>
                      <a:picLocks noChangeAspect="1" noChangeArrowheads="1"/>
                    </pic:cNvPicPr>
                  </pic:nvPicPr>
                  <pic:blipFill>
                    <a:blip r:embed="rId21"/>
                    <a:stretch>
                      <a:fillRect/>
                    </a:stretch>
                  </pic:blipFill>
                  <pic:spPr bwMode="auto">
                    <a:xfrm>
                      <a:off x="0" y="0"/>
                      <a:ext cx="4267200" cy="2370666"/>
                    </a:xfrm>
                    <a:prstGeom prst="rect">
                      <a:avLst/>
                    </a:prstGeom>
                    <a:noFill/>
                    <a:ln w="9525">
                      <a:noFill/>
                      <a:headEnd/>
                      <a:tailEnd/>
                    </a:ln>
                  </pic:spPr>
                </pic:pic>
              </a:graphicData>
            </a:graphic>
          </wp:inline>
        </w:drawing>
      </w:r>
    </w:p>
    <w:p w14:paraId="002BC21B" w14:textId="77777777" w:rsidR="008E5555" w:rsidRDefault="00CB5D2C">
      <w:pPr>
        <w:pStyle w:val="ImageCaption"/>
      </w:pPr>
      <w:r>
        <w:t>Quantile-quantile and residual diagnostic plot for best fit Next Day Window model. Diagnostic plots for the best-fit GAMM model (M32) of the Next Day Window analysis. Left panel shows quantile-quantile plot comparing model residuals to theoretical normal distribution. Right panel displays residuals versus fitted values to assess homoscedasticity and model adequacy.</w:t>
      </w:r>
    </w:p>
    <w:p w14:paraId="29C244C0" w14:textId="77777777" w:rsidR="008E5555" w:rsidRDefault="00CB5D2C">
      <w:pPr>
        <w:pStyle w:val="CaptionedFigure"/>
      </w:pPr>
      <w:bookmarkStart w:id="153" w:name="fig:acf_sunset"/>
      <w:bookmarkEnd w:id="152"/>
      <w:r>
        <w:rPr>
          <w:noProof/>
        </w:rPr>
        <w:drawing>
          <wp:inline distT="0" distB="0" distL="0" distR="0" wp14:anchorId="4A555F9E" wp14:editId="48420E22">
            <wp:extent cx="3733800" cy="2667000"/>
            <wp:effectExtent l="0" t="0" r="0" b="0"/>
            <wp:docPr id="87" name="Picture"/>
            <wp:cNvGraphicFramePr/>
            <a:graphic xmlns:a="http://schemas.openxmlformats.org/drawingml/2006/main">
              <a:graphicData uri="http://schemas.openxmlformats.org/drawingml/2006/picture">
                <pic:pic xmlns:pic="http://schemas.openxmlformats.org/drawingml/2006/picture">
                  <pic:nvPicPr>
                    <pic:cNvPr id="88" name="Picture" descr="figures/fig12_acf_nextday.png"/>
                    <pic:cNvPicPr>
                      <a:picLocks noChangeAspect="1" noChangeArrowheads="1"/>
                    </pic:cNvPicPr>
                  </pic:nvPicPr>
                  <pic:blipFill>
                    <a:blip r:embed="rId22"/>
                    <a:stretch>
                      <a:fillRect/>
                    </a:stretch>
                  </pic:blipFill>
                  <pic:spPr bwMode="auto">
                    <a:xfrm>
                      <a:off x="0" y="0"/>
                      <a:ext cx="3733800" cy="2667000"/>
                    </a:xfrm>
                    <a:prstGeom prst="rect">
                      <a:avLst/>
                    </a:prstGeom>
                    <a:noFill/>
                    <a:ln w="9525">
                      <a:noFill/>
                      <a:headEnd/>
                      <a:tailEnd/>
                    </a:ln>
                  </pic:spPr>
                </pic:pic>
              </a:graphicData>
            </a:graphic>
          </wp:inline>
        </w:drawing>
      </w:r>
    </w:p>
    <w:p w14:paraId="1CD44369" w14:textId="77777777" w:rsidR="008E5555" w:rsidRDefault="00CB5D2C">
      <w:pPr>
        <w:pStyle w:val="ImageCaption"/>
      </w:pPr>
      <w:r>
        <w:t>Autocorrelation function for best fit Next Day Window model. Autocorrelation function of model residuals showing minimal temporal correlation after accounting for AR(1) structure within deployment days. Blue dashed lines indicate 95% confidence bounds for white noise.</w:t>
      </w:r>
    </w:p>
    <w:p w14:paraId="162AC3DA" w14:textId="77777777" w:rsidR="008E5555" w:rsidRDefault="00CB5D2C">
      <w:pPr>
        <w:pStyle w:val="Heading2"/>
      </w:pPr>
      <w:bookmarkStart w:id="154" w:name="robustness-analysis-24-hour-change-in-bi"/>
      <w:bookmarkEnd w:id="135"/>
      <w:bookmarkEnd w:id="151"/>
      <w:bookmarkEnd w:id="153"/>
      <w:r>
        <w:lastRenderedPageBreak/>
        <w:t>Robustness Analysis: 24-Hour Change in BI</w:t>
      </w:r>
    </w:p>
    <w:p w14:paraId="01A83839" w14:textId="657DE8B1" w:rsidR="008E5555" w:rsidRDefault="00CB5D2C">
      <w:pPr>
        <w:pStyle w:val="FirstParagraph"/>
      </w:pPr>
      <w:r>
        <w:t>To assess the robustness of our Next Day Window and site fidelity findings, we conducted an analysis examining butterfly cluster changes over 24-hour periods rather than sunset-specific intervals. This analysis evaluated the same 76 candidate models using identical GAMM specifications with deployment random intercepts and AR(1) temporal correlation. Notably, model selection converged on the same structural form as the primary Next Day Window/site fidelity analysis. The decisive best-fit model (M31), incorporating a tensor smooth interaction between maximum wind gust and cumulative direct sun exposure, emerged with 51% of the total model weight (Table </w:t>
      </w:r>
      <w:hyperlink w:anchor="tab:24hr_model_selection" w:history="1">
        <w:r w:rsidR="008E5555" w:rsidRPr="1D251770">
          <w:rPr>
            <w:rStyle w:val="Hyperlink"/>
          </w:rPr>
          <w:t>7</w:t>
        </w:r>
      </w:hyperlink>
      <w:r>
        <w:t xml:space="preserve">). Alternative models showed substantially weaker support, with the next best </w:t>
      </w:r>
      <w:r w:rsidR="265A1502">
        <w:t xml:space="preserve">24 hou </w:t>
      </w:r>
      <w:r>
        <w:t xml:space="preserve">model achieving only 8% weight and </w:t>
      </w:r>
      <m:oMath>
        <m:r>
          <m:rPr>
            <m:sty m:val="p"/>
          </m:rPr>
          <w:rPr>
            <w:rFonts w:ascii="Cambria Math" w:hAnsi="Cambria Math"/>
          </w:rPr>
          <m:t>Δ</m:t>
        </m:r>
      </m:oMath>
      <w:r>
        <w:t>AICc = 3.6.</w:t>
      </w:r>
    </w:p>
    <w:p w14:paraId="2D8194C3" w14:textId="77777777" w:rsidR="008E5555" w:rsidRDefault="00CB5D2C">
      <w:pPr>
        <w:pStyle w:val="TableCaption"/>
      </w:pPr>
      <w:bookmarkStart w:id="155" w:name="tab:24hr_model_selection"/>
      <w:r>
        <w:t>Top models from 24-hour robustness analysis.</w:t>
      </w:r>
    </w:p>
    <w:tbl>
      <w:tblPr>
        <w:tblStyle w:val="Table"/>
        <w:tblW w:w="0" w:type="auto"/>
        <w:tblLook w:val="0020" w:firstRow="1" w:lastRow="0" w:firstColumn="0" w:lastColumn="0" w:noHBand="0" w:noVBand="0"/>
        <w:tblCaption w:val="Top models from 24-hour robustness analysis."/>
      </w:tblPr>
      <w:tblGrid>
        <w:gridCol w:w="896"/>
        <w:gridCol w:w="4193"/>
        <w:gridCol w:w="798"/>
        <w:gridCol w:w="880"/>
        <w:gridCol w:w="987"/>
        <w:gridCol w:w="943"/>
      </w:tblGrid>
      <w:tr w:rsidR="008E5555" w14:paraId="0BE1B48D" w14:textId="77777777" w:rsidTr="008E5555">
        <w:trPr>
          <w:cnfStyle w:val="100000000000" w:firstRow="1" w:lastRow="0" w:firstColumn="0" w:lastColumn="0" w:oddVBand="0" w:evenVBand="0" w:oddHBand="0" w:evenHBand="0" w:firstRowFirstColumn="0" w:firstRowLastColumn="0" w:lastRowFirstColumn="0" w:lastRowLastColumn="0"/>
          <w:tblHeader/>
        </w:trPr>
        <w:tc>
          <w:tcPr>
            <w:tcW w:w="0" w:type="auto"/>
          </w:tcPr>
          <w:p w14:paraId="5F34BD34" w14:textId="77777777" w:rsidR="008E5555" w:rsidRDefault="00CB5D2C">
            <w:pPr>
              <w:pStyle w:val="Compact"/>
            </w:pPr>
            <w:r>
              <w:rPr>
                <w:b/>
                <w:bCs/>
              </w:rPr>
              <w:t>Model</w:t>
            </w:r>
          </w:p>
        </w:tc>
        <w:tc>
          <w:tcPr>
            <w:tcW w:w="0" w:type="auto"/>
          </w:tcPr>
          <w:p w14:paraId="054B5A5C" w14:textId="77777777" w:rsidR="008E5555" w:rsidRDefault="00CB5D2C">
            <w:pPr>
              <w:pStyle w:val="Compact"/>
            </w:pPr>
            <w:r>
              <w:rPr>
                <w:b/>
                <w:bCs/>
              </w:rPr>
              <w:t>Description</w:t>
            </w:r>
          </w:p>
        </w:tc>
        <w:tc>
          <w:tcPr>
            <w:tcW w:w="0" w:type="auto"/>
          </w:tcPr>
          <w:p w14:paraId="36D62ADA" w14:textId="77777777" w:rsidR="008E5555" w:rsidRDefault="00CB5D2C">
            <w:pPr>
              <w:pStyle w:val="Compact"/>
              <w:jc w:val="right"/>
            </w:pPr>
            <w:r>
              <w:rPr>
                <w:b/>
                <w:bCs/>
              </w:rPr>
              <w:t>AICc</w:t>
            </w:r>
          </w:p>
        </w:tc>
        <w:tc>
          <w:tcPr>
            <w:tcW w:w="0" w:type="auto"/>
          </w:tcPr>
          <w:p w14:paraId="5136C636" w14:textId="77777777" w:rsidR="008E5555" w:rsidRDefault="00CB5D2C">
            <w:pPr>
              <w:pStyle w:val="Compact"/>
              <w:jc w:val="right"/>
            </w:pPr>
            <m:oMath>
              <m:r>
                <m:rPr>
                  <m:sty m:val="p"/>
                </m:rPr>
                <w:rPr>
                  <w:rFonts w:ascii="Cambria Math" w:hAnsi="Cambria Math"/>
                </w:rPr>
                <m:t>Δ</m:t>
              </m:r>
            </m:oMath>
            <w:r>
              <w:rPr>
                <w:b/>
                <w:bCs/>
              </w:rPr>
              <w:t>AICc</w:t>
            </w:r>
          </w:p>
        </w:tc>
        <w:tc>
          <w:tcPr>
            <w:tcW w:w="0" w:type="auto"/>
          </w:tcPr>
          <w:p w14:paraId="3D5ED75D" w14:textId="77777777" w:rsidR="008E5555" w:rsidRDefault="00CB5D2C">
            <w:pPr>
              <w:pStyle w:val="Compact"/>
              <w:jc w:val="right"/>
            </w:pPr>
            <w:r>
              <w:rPr>
                <w:b/>
                <w:bCs/>
              </w:rPr>
              <w:t>Weight</w:t>
            </w:r>
          </w:p>
        </w:tc>
        <w:tc>
          <w:tcPr>
            <w:tcW w:w="0" w:type="auto"/>
          </w:tcPr>
          <w:p w14:paraId="7A78EB24" w14:textId="77777777" w:rsidR="008E5555" w:rsidRDefault="00CB5D2C">
            <w:pPr>
              <w:pStyle w:val="Compact"/>
              <w:jc w:val="right"/>
            </w:pPr>
            <w:r>
              <w:rPr>
                <w:b/>
                <w:bCs/>
              </w:rPr>
              <w:t>adj. </w:t>
            </w:r>
            <m:oMath>
              <m:sSup>
                <m:sSupPr>
                  <m:ctrlPr>
                    <w:rPr>
                      <w:rFonts w:ascii="Cambria Math" w:hAnsi="Cambria Math"/>
                    </w:rPr>
                  </m:ctrlPr>
                </m:sSupPr>
                <m:e>
                  <m:r>
                    <w:rPr>
                      <w:rFonts w:ascii="Cambria Math" w:hAnsi="Cambria Math"/>
                    </w:rPr>
                    <m:t>R</m:t>
                  </m:r>
                </m:e>
                <m:sup>
                  <m:r>
                    <w:rPr>
                      <w:rFonts w:ascii="Cambria Math" w:hAnsi="Cambria Math"/>
                    </w:rPr>
                    <m:t>2</m:t>
                  </m:r>
                </m:sup>
              </m:sSup>
            </m:oMath>
          </w:p>
        </w:tc>
      </w:tr>
      <w:tr w:rsidR="008E5555" w14:paraId="1340659E" w14:textId="77777777">
        <w:tc>
          <w:tcPr>
            <w:tcW w:w="0" w:type="auto"/>
          </w:tcPr>
          <w:p w14:paraId="6CD82B0F" w14:textId="77777777" w:rsidR="008E5555" w:rsidRDefault="00CB5D2C">
            <w:pPr>
              <w:pStyle w:val="Compact"/>
            </w:pPr>
            <w:r>
              <w:t>M31</w:t>
            </w:r>
          </w:p>
        </w:tc>
        <w:tc>
          <w:tcPr>
            <w:tcW w:w="0" w:type="auto"/>
          </w:tcPr>
          <w:p w14:paraId="3BF8D43D" w14:textId="77777777" w:rsidR="008E5555" w:rsidRDefault="00CB5D2C">
            <w:pPr>
              <w:pStyle w:val="Compact"/>
            </w:pPr>
            <w:r>
              <w:t xml:space="preserve">Wind </w:t>
            </w:r>
            <m:oMath>
              <m:r>
                <m:rPr>
                  <m:sty m:val="p"/>
                </m:rPr>
                <w:rPr>
                  <w:rFonts w:ascii="Cambria Math" w:hAnsi="Cambria Math"/>
                </w:rPr>
                <m:t>×</m:t>
              </m:r>
            </m:oMath>
            <w:r>
              <w:t xml:space="preserve"> sun exposure (smooth)</w:t>
            </w:r>
          </w:p>
        </w:tc>
        <w:tc>
          <w:tcPr>
            <w:tcW w:w="0" w:type="auto"/>
          </w:tcPr>
          <w:p w14:paraId="53F2F051" w14:textId="77777777" w:rsidR="008E5555" w:rsidRDefault="00CB5D2C">
            <w:pPr>
              <w:pStyle w:val="Compact"/>
              <w:jc w:val="right"/>
            </w:pPr>
            <w:r>
              <w:t>636.3</w:t>
            </w:r>
          </w:p>
        </w:tc>
        <w:tc>
          <w:tcPr>
            <w:tcW w:w="0" w:type="auto"/>
          </w:tcPr>
          <w:p w14:paraId="29FA2A32" w14:textId="77777777" w:rsidR="008E5555" w:rsidRDefault="00CB5D2C">
            <w:pPr>
              <w:pStyle w:val="Compact"/>
              <w:jc w:val="right"/>
            </w:pPr>
            <w:r>
              <w:t>0.0</w:t>
            </w:r>
          </w:p>
        </w:tc>
        <w:tc>
          <w:tcPr>
            <w:tcW w:w="0" w:type="auto"/>
          </w:tcPr>
          <w:p w14:paraId="7D3180AD" w14:textId="77777777" w:rsidR="008E5555" w:rsidRDefault="00CB5D2C">
            <w:pPr>
              <w:pStyle w:val="Compact"/>
              <w:jc w:val="right"/>
            </w:pPr>
            <w:r>
              <w:t>0.51</w:t>
            </w:r>
          </w:p>
        </w:tc>
        <w:tc>
          <w:tcPr>
            <w:tcW w:w="0" w:type="auto"/>
          </w:tcPr>
          <w:p w14:paraId="6F2255BF" w14:textId="77777777" w:rsidR="008E5555" w:rsidRDefault="00CB5D2C">
            <w:pPr>
              <w:pStyle w:val="Compact"/>
              <w:jc w:val="right"/>
            </w:pPr>
            <w:r>
              <w:t>0.235</w:t>
            </w:r>
          </w:p>
        </w:tc>
      </w:tr>
      <w:tr w:rsidR="008E5555" w14:paraId="3D72FDA1" w14:textId="77777777">
        <w:tc>
          <w:tcPr>
            <w:tcW w:w="0" w:type="auto"/>
          </w:tcPr>
          <w:p w14:paraId="28872129" w14:textId="77777777" w:rsidR="008E5555" w:rsidRDefault="00CB5D2C">
            <w:pPr>
              <w:pStyle w:val="Compact"/>
            </w:pPr>
            <w:r>
              <w:t>M23</w:t>
            </w:r>
          </w:p>
        </w:tc>
        <w:tc>
          <w:tcPr>
            <w:tcW w:w="0" w:type="auto"/>
          </w:tcPr>
          <w:p w14:paraId="630FF5AA" w14:textId="77777777" w:rsidR="008E5555" w:rsidRDefault="00CB5D2C">
            <w:pPr>
              <w:pStyle w:val="Compact"/>
            </w:pPr>
            <w:r>
              <w:t xml:space="preserve">Temperature </w:t>
            </w:r>
            <m:oMath>
              <m:r>
                <m:rPr>
                  <m:sty m:val="p"/>
                </m:rPr>
                <w:rPr>
                  <w:rFonts w:ascii="Cambria Math" w:hAnsi="Cambria Math"/>
                </w:rPr>
                <m:t>×</m:t>
              </m:r>
            </m:oMath>
            <w:r>
              <w:t xml:space="preserve"> wind (smooth)</w:t>
            </w:r>
          </w:p>
        </w:tc>
        <w:tc>
          <w:tcPr>
            <w:tcW w:w="0" w:type="auto"/>
          </w:tcPr>
          <w:p w14:paraId="76505771" w14:textId="77777777" w:rsidR="008E5555" w:rsidRDefault="00CB5D2C">
            <w:pPr>
              <w:pStyle w:val="Compact"/>
              <w:jc w:val="right"/>
            </w:pPr>
            <w:r>
              <w:t>639.9</w:t>
            </w:r>
          </w:p>
        </w:tc>
        <w:tc>
          <w:tcPr>
            <w:tcW w:w="0" w:type="auto"/>
          </w:tcPr>
          <w:p w14:paraId="03377E58" w14:textId="77777777" w:rsidR="008E5555" w:rsidRDefault="00CB5D2C">
            <w:pPr>
              <w:pStyle w:val="Compact"/>
              <w:jc w:val="right"/>
            </w:pPr>
            <w:r>
              <w:t>3.6</w:t>
            </w:r>
          </w:p>
        </w:tc>
        <w:tc>
          <w:tcPr>
            <w:tcW w:w="0" w:type="auto"/>
          </w:tcPr>
          <w:p w14:paraId="02F6A5DA" w14:textId="77777777" w:rsidR="008E5555" w:rsidRDefault="00CB5D2C">
            <w:pPr>
              <w:pStyle w:val="Compact"/>
              <w:jc w:val="right"/>
            </w:pPr>
            <w:r>
              <w:t>0.08</w:t>
            </w:r>
          </w:p>
        </w:tc>
        <w:tc>
          <w:tcPr>
            <w:tcW w:w="0" w:type="auto"/>
          </w:tcPr>
          <w:p w14:paraId="4B45524C" w14:textId="77777777" w:rsidR="008E5555" w:rsidRDefault="00CB5D2C">
            <w:pPr>
              <w:pStyle w:val="Compact"/>
              <w:jc w:val="right"/>
            </w:pPr>
            <w:r>
              <w:t>–</w:t>
            </w:r>
          </w:p>
        </w:tc>
      </w:tr>
      <w:tr w:rsidR="008E5555" w14:paraId="6B61EB13" w14:textId="77777777">
        <w:tc>
          <w:tcPr>
            <w:tcW w:w="0" w:type="auto"/>
          </w:tcPr>
          <w:p w14:paraId="7F78DB62" w14:textId="77777777" w:rsidR="008E5555" w:rsidRDefault="00CB5D2C">
            <w:pPr>
              <w:pStyle w:val="Compact"/>
            </w:pPr>
            <w:r>
              <w:t>M29</w:t>
            </w:r>
          </w:p>
        </w:tc>
        <w:tc>
          <w:tcPr>
            <w:tcW w:w="0" w:type="auto"/>
          </w:tcPr>
          <w:p w14:paraId="5A852CE5" w14:textId="77777777" w:rsidR="008E5555" w:rsidRDefault="00CB5D2C">
            <w:pPr>
              <w:pStyle w:val="Compact"/>
            </w:pPr>
            <w:r>
              <w:t xml:space="preserve">Temperature </w:t>
            </w:r>
            <m:oMath>
              <m:r>
                <m:rPr>
                  <m:sty m:val="p"/>
                </m:rPr>
                <w:rPr>
                  <w:rFonts w:ascii="Cambria Math" w:hAnsi="Cambria Math"/>
                </w:rPr>
                <m:t>×</m:t>
              </m:r>
            </m:oMath>
            <w:r>
              <w:t xml:space="preserve"> sun exposure (smooth)</w:t>
            </w:r>
          </w:p>
        </w:tc>
        <w:tc>
          <w:tcPr>
            <w:tcW w:w="0" w:type="auto"/>
          </w:tcPr>
          <w:p w14:paraId="4218356B" w14:textId="77777777" w:rsidR="008E5555" w:rsidRDefault="00CB5D2C">
            <w:pPr>
              <w:pStyle w:val="Compact"/>
              <w:jc w:val="right"/>
            </w:pPr>
            <w:r>
              <w:t>640.8</w:t>
            </w:r>
          </w:p>
        </w:tc>
        <w:tc>
          <w:tcPr>
            <w:tcW w:w="0" w:type="auto"/>
          </w:tcPr>
          <w:p w14:paraId="35C616C0" w14:textId="77777777" w:rsidR="008E5555" w:rsidRDefault="00CB5D2C">
            <w:pPr>
              <w:pStyle w:val="Compact"/>
              <w:jc w:val="right"/>
            </w:pPr>
            <w:r>
              <w:t>4.4</w:t>
            </w:r>
          </w:p>
        </w:tc>
        <w:tc>
          <w:tcPr>
            <w:tcW w:w="0" w:type="auto"/>
          </w:tcPr>
          <w:p w14:paraId="0B63852A" w14:textId="77777777" w:rsidR="008E5555" w:rsidRDefault="00CB5D2C">
            <w:pPr>
              <w:pStyle w:val="Compact"/>
              <w:jc w:val="right"/>
            </w:pPr>
            <w:r>
              <w:t>0.06</w:t>
            </w:r>
          </w:p>
        </w:tc>
        <w:tc>
          <w:tcPr>
            <w:tcW w:w="0" w:type="auto"/>
          </w:tcPr>
          <w:p w14:paraId="03F865B1" w14:textId="77777777" w:rsidR="008E5555" w:rsidRDefault="00CB5D2C">
            <w:pPr>
              <w:pStyle w:val="Compact"/>
              <w:jc w:val="right"/>
            </w:pPr>
            <w:r>
              <w:t>–</w:t>
            </w:r>
          </w:p>
        </w:tc>
      </w:tr>
      <w:tr w:rsidR="008E5555" w14:paraId="4F2A8C7F" w14:textId="77777777">
        <w:tc>
          <w:tcPr>
            <w:tcW w:w="0" w:type="auto"/>
          </w:tcPr>
          <w:p w14:paraId="26842573" w14:textId="77777777" w:rsidR="008E5555" w:rsidRDefault="00CB5D2C">
            <w:pPr>
              <w:pStyle w:val="Compact"/>
            </w:pPr>
            <w:r>
              <w:t>M19</w:t>
            </w:r>
          </w:p>
        </w:tc>
        <w:tc>
          <w:tcPr>
            <w:tcW w:w="0" w:type="auto"/>
          </w:tcPr>
          <w:p w14:paraId="369D75AF" w14:textId="77777777" w:rsidR="008E5555" w:rsidRDefault="00CB5D2C">
            <w:pPr>
              <w:pStyle w:val="Compact"/>
            </w:pPr>
            <w:r>
              <w:t>Min. temp. </w:t>
            </w:r>
            <m:oMath>
              <m:r>
                <m:rPr>
                  <m:sty m:val="p"/>
                </m:rPr>
                <w:rPr>
                  <w:rFonts w:ascii="Cambria Math" w:hAnsi="Cambria Math"/>
                </w:rPr>
                <m:t>×</m:t>
              </m:r>
            </m:oMath>
            <w:r>
              <w:t xml:space="preserve"> sun exposure (smooth)</w:t>
            </w:r>
          </w:p>
        </w:tc>
        <w:tc>
          <w:tcPr>
            <w:tcW w:w="0" w:type="auto"/>
          </w:tcPr>
          <w:p w14:paraId="51B88A4C" w14:textId="77777777" w:rsidR="008E5555" w:rsidRDefault="00CB5D2C">
            <w:pPr>
              <w:pStyle w:val="Compact"/>
              <w:jc w:val="right"/>
            </w:pPr>
            <w:r>
              <w:t>641.1</w:t>
            </w:r>
          </w:p>
        </w:tc>
        <w:tc>
          <w:tcPr>
            <w:tcW w:w="0" w:type="auto"/>
          </w:tcPr>
          <w:p w14:paraId="2F9E69A4" w14:textId="77777777" w:rsidR="008E5555" w:rsidRDefault="00CB5D2C">
            <w:pPr>
              <w:pStyle w:val="Compact"/>
              <w:jc w:val="right"/>
            </w:pPr>
            <w:r>
              <w:t>4.8</w:t>
            </w:r>
          </w:p>
        </w:tc>
        <w:tc>
          <w:tcPr>
            <w:tcW w:w="0" w:type="auto"/>
          </w:tcPr>
          <w:p w14:paraId="6B477EDC" w14:textId="77777777" w:rsidR="008E5555" w:rsidRDefault="00CB5D2C">
            <w:pPr>
              <w:pStyle w:val="Compact"/>
              <w:jc w:val="right"/>
            </w:pPr>
            <w:r>
              <w:t>0.05</w:t>
            </w:r>
          </w:p>
        </w:tc>
        <w:tc>
          <w:tcPr>
            <w:tcW w:w="0" w:type="auto"/>
          </w:tcPr>
          <w:p w14:paraId="30DAA64C" w14:textId="77777777" w:rsidR="008E5555" w:rsidRDefault="00CB5D2C">
            <w:pPr>
              <w:pStyle w:val="Compact"/>
              <w:jc w:val="right"/>
            </w:pPr>
            <w:r>
              <w:t>–</w:t>
            </w:r>
          </w:p>
        </w:tc>
      </w:tr>
      <w:tr w:rsidR="008E5555" w14:paraId="38D18FC3" w14:textId="77777777">
        <w:tc>
          <w:tcPr>
            <w:tcW w:w="0" w:type="auto"/>
          </w:tcPr>
          <w:p w14:paraId="2E5CCAA4" w14:textId="77777777" w:rsidR="008E5555" w:rsidRDefault="00CB5D2C">
            <w:pPr>
              <w:pStyle w:val="Compact"/>
            </w:pPr>
            <w:r>
              <w:t>M51</w:t>
            </w:r>
          </w:p>
        </w:tc>
        <w:tc>
          <w:tcPr>
            <w:tcW w:w="0" w:type="auto"/>
          </w:tcPr>
          <w:p w14:paraId="38D6BBA3" w14:textId="77777777" w:rsidR="008E5555" w:rsidRDefault="00CB5D2C">
            <w:pPr>
              <w:pStyle w:val="Compact"/>
            </w:pPr>
            <w:r>
              <w:t>Wind + sun + wind</w:t>
            </w:r>
            <m:oMath>
              <m:r>
                <m:rPr>
                  <m:sty m:val="p"/>
                </m:rPr>
                <w:rPr>
                  <w:rFonts w:ascii="Cambria Math" w:hAnsi="Cambria Math"/>
                </w:rPr>
                <m:t>×</m:t>
              </m:r>
            </m:oMath>
            <w:r>
              <w:t>sun (smooth)</w:t>
            </w:r>
          </w:p>
        </w:tc>
        <w:tc>
          <w:tcPr>
            <w:tcW w:w="0" w:type="auto"/>
          </w:tcPr>
          <w:p w14:paraId="20E92FB0" w14:textId="77777777" w:rsidR="008E5555" w:rsidRDefault="00CB5D2C">
            <w:pPr>
              <w:pStyle w:val="Compact"/>
              <w:jc w:val="right"/>
            </w:pPr>
            <w:r>
              <w:t>641.7</w:t>
            </w:r>
          </w:p>
        </w:tc>
        <w:tc>
          <w:tcPr>
            <w:tcW w:w="0" w:type="auto"/>
          </w:tcPr>
          <w:p w14:paraId="2CD733C1" w14:textId="77777777" w:rsidR="008E5555" w:rsidRDefault="00CB5D2C">
            <w:pPr>
              <w:pStyle w:val="Compact"/>
              <w:jc w:val="right"/>
            </w:pPr>
            <w:r>
              <w:t>5.4</w:t>
            </w:r>
          </w:p>
        </w:tc>
        <w:tc>
          <w:tcPr>
            <w:tcW w:w="0" w:type="auto"/>
          </w:tcPr>
          <w:p w14:paraId="56E92B29" w14:textId="77777777" w:rsidR="008E5555" w:rsidRDefault="00CB5D2C">
            <w:pPr>
              <w:pStyle w:val="Compact"/>
              <w:jc w:val="right"/>
            </w:pPr>
            <w:r>
              <w:t>0.03</w:t>
            </w:r>
          </w:p>
        </w:tc>
        <w:tc>
          <w:tcPr>
            <w:tcW w:w="0" w:type="auto"/>
          </w:tcPr>
          <w:p w14:paraId="4A2998A3" w14:textId="77777777" w:rsidR="008E5555" w:rsidRDefault="00CB5D2C">
            <w:pPr>
              <w:pStyle w:val="Compact"/>
              <w:jc w:val="right"/>
            </w:pPr>
            <w:r>
              <w:t>–</w:t>
            </w:r>
          </w:p>
        </w:tc>
      </w:tr>
    </w:tbl>
    <w:bookmarkEnd w:id="155"/>
    <w:p w14:paraId="5A8510EB" w14:textId="470F91D8" w:rsidR="008E5555" w:rsidRDefault="00CB5D2C">
      <w:pPr>
        <w:pStyle w:val="BodyText"/>
      </w:pPr>
      <w:r>
        <w:t>The 24-hour robustness analysis revealed qualitatively similar interaction patterns to the Next Day Window</w:t>
      </w:r>
      <w:r w:rsidR="6AC1BD52">
        <w:t>/</w:t>
      </w:r>
      <w:r>
        <w:t>site fidelity analysis</w:t>
      </w:r>
      <w:r w:rsidR="0A464657">
        <w:t xml:space="preserve"> (t</w:t>
      </w:r>
      <w:r>
        <w:t>hough with attenuated effect magnitudes</w:t>
      </w:r>
      <w:r w:rsidR="0C54D14F">
        <w:t>)</w:t>
      </w:r>
      <w:r>
        <w:t xml:space="preserve"> (Figure </w:t>
      </w:r>
      <w:hyperlink w:anchor="fig:interaction_wind_sun_24hr" w:history="1">
        <w:r w:rsidR="008E5555" w:rsidRPr="1D251770">
          <w:rPr>
            <w:rStyle w:val="Hyperlink"/>
          </w:rPr>
          <w:t>12</w:t>
        </w:r>
      </w:hyperlink>
      <w:r>
        <w:t>). For example, under low wind gust speeds around 2 m/s and low butterfly counts (</w:t>
      </w:r>
      <m:oMath>
        <m:r>
          <m:rPr>
            <m:sty m:val="p"/>
          </m:rPr>
          <w:rPr>
            <w:rFonts w:ascii="Cambria Math" w:hAnsi="Cambria Math"/>
          </w:rPr>
          <m:t>&lt;</m:t>
        </m:r>
      </m:oMath>
      <w:r>
        <w:t xml:space="preserve">60–70) in direct sun, BI increased the following day. </w:t>
      </w:r>
      <w:r w:rsidR="27422E72">
        <w:t xml:space="preserve">And </w:t>
      </w:r>
      <w:r>
        <w:t>under low wind gust speeds (</w:t>
      </w:r>
      <m:oMath>
        <m:r>
          <m:rPr>
            <m:sty m:val="p"/>
          </m:rPr>
          <w:rPr>
            <w:rFonts w:ascii="Cambria Math" w:hAnsi="Cambria Math"/>
          </w:rPr>
          <m:t>∼</m:t>
        </m:r>
      </m:oMath>
      <w:r>
        <w:t xml:space="preserve">2 m/s), and higher butterfly counts </w:t>
      </w:r>
      <w:r w:rsidR="00510F41">
        <w:t xml:space="preserve">in sun </w:t>
      </w:r>
      <w:r>
        <w:t>(</w:t>
      </w:r>
      <m:oMath>
        <m:r>
          <m:rPr>
            <m:sty m:val="p"/>
          </m:rPr>
          <w:rPr>
            <w:rFonts w:ascii="Cambria Math" w:hAnsi="Cambria Math"/>
          </w:rPr>
          <m:t>&gt;</m:t>
        </m:r>
      </m:oMath>
      <w:r>
        <w:t xml:space="preserve">100) </w:t>
      </w:r>
      <w:r w:rsidR="50E9889A">
        <w:t>BI decreased the following day (a reversal of pattern)</w:t>
      </w:r>
      <w:r>
        <w:t xml:space="preserve">. And at intermediate to high values of both wind gust speed and butterfly sun exposure, cluster sizes (BI) increased the next day. The convergent model selection and consistent interaction patterns across standardized (24hr) and variable scales strengthen confidence in the tested environmental interrelationships. This is also consistent with window duration showing no significant relationship with maximum </w:t>
      </w:r>
      <m:oMath>
        <m:r>
          <m:rPr>
            <m:sty m:val="p"/>
          </m:rPr>
          <w:rPr>
            <w:rFonts w:ascii="Cambria Math" w:hAnsi="Cambria Math"/>
          </w:rPr>
          <m:t>Δ</m:t>
        </m:r>
      </m:oMath>
      <w:r>
        <w:t>BI (Figure </w:t>
      </w:r>
      <w:hyperlink w:anchor="fig:partial_effects_sunset" w:history="1">
        <w:r w:rsidR="008E5555" w:rsidRPr="1D251770">
          <w:rPr>
            <w:rStyle w:val="Hyperlink"/>
          </w:rPr>
          <w:t>8</w:t>
        </w:r>
      </w:hyperlink>
      <w:r>
        <w:t>) in the Next Day Window analysis. Pattern interpretation requires similar caution near data boundaries and regions with sparse observations.</w:t>
      </w:r>
    </w:p>
    <w:p w14:paraId="3DE6E27C" w14:textId="77777777" w:rsidR="008E5555" w:rsidRDefault="00CB5D2C">
      <w:pPr>
        <w:pStyle w:val="CaptionedFigure"/>
      </w:pPr>
      <w:bookmarkStart w:id="156" w:name="fig:interaction_wind_sun_24hr"/>
      <w:r>
        <w:rPr>
          <w:noProof/>
        </w:rPr>
        <w:lastRenderedPageBreak/>
        <w:drawing>
          <wp:inline distT="0" distB="0" distL="0" distR="0" wp14:anchorId="2925111C" wp14:editId="0E0E2216">
            <wp:extent cx="3733800" cy="3200400"/>
            <wp:effectExtent l="0" t="0" r="0" b="0"/>
            <wp:docPr id="94" name="Picture"/>
            <wp:cNvGraphicFramePr/>
            <a:graphic xmlns:a="http://schemas.openxmlformats.org/drawingml/2006/main">
              <a:graphicData uri="http://schemas.openxmlformats.org/drawingml/2006/picture">
                <pic:pic xmlns:pic="http://schemas.openxmlformats.org/drawingml/2006/picture">
                  <pic:nvPicPr>
                    <pic:cNvPr id="95" name="Picture" descr="figures/fig13_interaction_wind_sun_24hr.png"/>
                    <pic:cNvPicPr>
                      <a:picLocks noChangeAspect="1" noChangeArrowheads="1"/>
                    </pic:cNvPicPr>
                  </pic:nvPicPr>
                  <pic:blipFill>
                    <a:blip r:embed="rId23"/>
                    <a:stretch>
                      <a:fillRect/>
                    </a:stretch>
                  </pic:blipFill>
                  <pic:spPr bwMode="auto">
                    <a:xfrm>
                      <a:off x="0" y="0"/>
                      <a:ext cx="3733800" cy="3200400"/>
                    </a:xfrm>
                    <a:prstGeom prst="rect">
                      <a:avLst/>
                    </a:prstGeom>
                    <a:noFill/>
                    <a:ln w="9525">
                      <a:noFill/>
                      <a:headEnd/>
                      <a:tailEnd/>
                    </a:ln>
                  </pic:spPr>
                </pic:pic>
              </a:graphicData>
            </a:graphic>
          </wp:inline>
        </w:drawing>
      </w:r>
    </w:p>
    <w:p w14:paraId="5D8B8417" w14:textId="77777777" w:rsidR="008E5555" w:rsidRDefault="00CB5D2C">
      <w:pPr>
        <w:pStyle w:val="ImageCaption"/>
      </w:pPr>
      <m:oMath>
        <m:r>
          <w:rPr>
            <w:rFonts w:ascii="Cambria Math" w:hAnsi="Cambria Math"/>
          </w:rPr>
          <m:t>Δ</m:t>
        </m:r>
      </m:oMath>
      <w:r>
        <w:t>BI response to interactions of wind and sun exposure over 24-hours. Tensor smooth interaction between maximum wind gust (m/s) and cumulative butterflies in direct sun on 24-hour cluster size changes (</w:t>
      </w:r>
      <m:oMath>
        <m:r>
          <w:rPr>
            <w:rFonts w:ascii="Cambria Math" w:hAnsi="Cambria Math"/>
          </w:rPr>
          <m:t>Δ</m:t>
        </m:r>
      </m:oMath>
      <w:r>
        <w:t>BI). Color gradient indicates partial effect magnitude on square-root transformed scale (red = positive, blue = negative). Black points show observed data distribution. Gray regions indicate areas beyond reliable interpolation range. The interaction pattern mirrors that observed in the sunset-specific analysis, supporting the robustness of identified environmental relationships.</w:t>
      </w:r>
    </w:p>
    <w:p w14:paraId="4C57466A" w14:textId="77777777" w:rsidR="008E5555" w:rsidRDefault="00CB5D2C">
      <w:pPr>
        <w:pStyle w:val="Heading1"/>
      </w:pPr>
      <w:bookmarkStart w:id="157" w:name="discussion"/>
      <w:bookmarkEnd w:id="95"/>
      <w:bookmarkEnd w:id="154"/>
      <w:bookmarkEnd w:id="156"/>
      <w:r>
        <w:t>Discussion</w:t>
      </w:r>
    </w:p>
    <w:p w14:paraId="4B35251A" w14:textId="353AC8C9" w:rsidR="008E5555" w:rsidRDefault="00CB5D2C" w:rsidP="75664237">
      <w:pPr>
        <w:pStyle w:val="FirstParagraph"/>
        <w:spacing w:line="259" w:lineRule="auto"/>
      </w:pPr>
      <w:r>
        <w:t xml:space="preserve">For over three decades, conservation practice has operated under the assumption that wind speeds exceeding 2 m/s force butterflies to abandon their roosts, either by physically dislodging them or triggering behavioral avoidance (Leong 1999; Leong 2016; Xerces Society 2016; Jepsen et al. 2017; Pelton 2020; Weiss and Rich 2008; Althouse &amp; Meade, Inc. and Creekside Science 2023). Our empirical assessment of the Disruptive Wind Hypothesis tested </w:t>
      </w:r>
      <w:r w:rsidR="140B8E6C">
        <w:t xml:space="preserve">the following </w:t>
      </w:r>
      <w:r>
        <w:t>predictions made under this hypothesis: a) that wind would emerge as a significant predictor of change in overwintering cluster size, b) that cluster size would decline at roosts experiencing winds exceeding 2 m/s, c) that cluster size decline</w:t>
      </w:r>
      <w:r w:rsidR="1E2EABF5">
        <w:t>s</w:t>
      </w:r>
      <w:r>
        <w:t xml:space="preserve"> would be proportional to wind speed increases over 2 m/s, d) and that disruptive winds decrease cluster site fidelity manifested as cluster size reductions over consecutive days. Our findings reject the predictions of the Disruptive Wind Hypothesis</w:t>
      </w:r>
      <w:commentRangeStart w:id="158"/>
      <w:commentRangeStart w:id="159"/>
      <w:commentRangeStart w:id="160"/>
      <w:r>
        <w:t>.</w:t>
      </w:r>
      <w:commentRangeEnd w:id="158"/>
      <w:r>
        <w:rPr>
          <w:rStyle w:val="CommentReference"/>
          <w:sz w:val="24"/>
          <w:szCs w:val="24"/>
        </w:rPr>
        <w:commentReference w:id="158"/>
      </w:r>
      <w:commentRangeEnd w:id="159"/>
      <w:r>
        <w:rPr>
          <w:rStyle w:val="CommentReference"/>
          <w:sz w:val="24"/>
          <w:szCs w:val="24"/>
        </w:rPr>
        <w:commentReference w:id="159"/>
      </w:r>
      <w:commentRangeEnd w:id="160"/>
      <w:r>
        <w:rPr>
          <w:rStyle w:val="CommentReference"/>
          <w:sz w:val="24"/>
          <w:szCs w:val="24"/>
        </w:rPr>
        <w:commentReference w:id="160"/>
      </w:r>
      <w:r>
        <w:t xml:space="preserve"> Though there does appear to be a “wind effect,” it is not at 2 m/s; it is </w:t>
      </w:r>
      <w:r w:rsidR="2B3C6DCF">
        <w:t>not a</w:t>
      </w:r>
      <w:r>
        <w:t xml:space="preserve"> threshold; it is not a sole effect; </w:t>
      </w:r>
      <w:r w:rsidR="558A5A10">
        <w:t xml:space="preserve">and </w:t>
      </w:r>
      <w:r>
        <w:t xml:space="preserve">it exists only in combination with direct sunlight. Therefore, we find that maximum wind speed and exposure to direct sunlight interact and scale in complex </w:t>
      </w:r>
      <w:r w:rsidR="163366F7">
        <w:lastRenderedPageBreak/>
        <w:t xml:space="preserve">but </w:t>
      </w:r>
      <w:r w:rsidR="5C4A1ADF">
        <w:t xml:space="preserve">predictable </w:t>
      </w:r>
      <w:r>
        <w:t>ways</w:t>
      </w:r>
      <w:r w:rsidR="727E2375">
        <w:t>, and that in combination they interact</w:t>
      </w:r>
      <w:r>
        <w:t xml:space="preserve"> with other factors, including time of day, previous overwintering cluster size, and potentially temperature.</w:t>
      </w:r>
    </w:p>
    <w:p w14:paraId="50DD330E" w14:textId="77777777" w:rsidR="008E5555" w:rsidRDefault="00CB5D2C">
      <w:pPr>
        <w:pStyle w:val="Heading2"/>
      </w:pPr>
      <w:bookmarkStart w:id="161" w:name="evidence-against-wind-disruption"/>
      <w:r>
        <w:t>Evidence Against Wind Disruption</w:t>
      </w:r>
    </w:p>
    <w:p w14:paraId="50FC8D68" w14:textId="77777777" w:rsidR="008E5555" w:rsidRDefault="00CB5D2C">
      <w:pPr>
        <w:pStyle w:val="FirstParagraph"/>
      </w:pPr>
      <w:r>
        <w:t xml:space="preserve">We tested the most basic prediction of the Disruptive Wind Hypothesis, that increasing wind speed should produce decreasing cluster sizes. We found essentially no correlation at either temporal scale (30-minute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0.002, </w:t>
      </w:r>
      <m:oMath>
        <m:r>
          <w:rPr>
            <w:rFonts w:ascii="Cambria Math" w:hAnsi="Cambria Math"/>
          </w:rPr>
          <m:t>n</m:t>
        </m:r>
      </m:oMath>
      <w:r>
        <w:t xml:space="preserve"> = 1,894; two sunset cycles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0.013, </w:t>
      </w:r>
      <m:oMath>
        <m:r>
          <w:rPr>
            <w:rFonts w:ascii="Cambria Math" w:hAnsi="Cambria Math"/>
          </w:rPr>
          <m:t>n</m:t>
        </m:r>
      </m:oMath>
      <w:r>
        <w:t xml:space="preserve"> = 101) across wind speeds ranging from calm to six times the proposed threshold.</w:t>
      </w:r>
    </w:p>
    <w:p w14:paraId="03C9A926" w14:textId="77777777" w:rsidR="008E5555" w:rsidRDefault="00CB5D2C">
      <w:pPr>
        <w:pStyle w:val="BodyText"/>
      </w:pPr>
      <w:r>
        <w:t xml:space="preserve">Modeling revealed that wind alone showed no disruptive effect. Instead, monarch responses were a complex interaction of wind and solar exposure. This interaction showed significance at </w:t>
      </w:r>
      <m:oMath>
        <m:r>
          <w:rPr>
            <w:rFonts w:ascii="Cambria Math" w:hAnsi="Cambria Math"/>
          </w:rPr>
          <m:t>p</m:t>
        </m:r>
        <m:r>
          <m:rPr>
            <m:sty m:val="p"/>
          </m:rPr>
          <w:rPr>
            <w:rFonts w:ascii="Cambria Math" w:hAnsi="Cambria Math"/>
          </w:rPr>
          <m:t>&lt;</m:t>
        </m:r>
        <m:r>
          <w:rPr>
            <w:rFonts w:ascii="Cambria Math" w:hAnsi="Cambria Math"/>
          </w:rPr>
          <m:t>0.001</m:t>
        </m:r>
      </m:oMath>
      <w:r>
        <w:t xml:space="preserve"> in both the 30-minute and two sunset cycle analyses. Indeed, wind effects depended entirely on light conditions. For butterflies in shade, wind speed (0 to 12.4 m/s) had no effect on cluster dynamics. Yet once butterflies occurred in sunlit positions, relationships became complex and conditional.</w:t>
      </w:r>
    </w:p>
    <w:p w14:paraId="6A6ACC87" w14:textId="08B86801" w:rsidR="008E5555" w:rsidRDefault="00CB5D2C">
      <w:pPr>
        <w:pStyle w:val="BodyText"/>
      </w:pPr>
      <w:r>
        <w:t xml:space="preserve">Strikingly, every observation period over the two sunset cycle </w:t>
      </w:r>
      <w:r w:rsidR="7B1A3F64">
        <w:t xml:space="preserve">interval </w:t>
      </w:r>
      <w:r>
        <w:t>experienced maximum wind speeds that exceeded 2 m/s (range: 2.0–12.8 m/s), yet monarch clusters persisted throughout the 80-day study period. If the Disruptive Wind Hypothesis were correct, we should have observed either mass departures when temperatures permitted flight or butterflies physically dislodged and littering the ground when too cold to fly (Leong 1999). We observed neither.</w:t>
      </w:r>
    </w:p>
    <w:p w14:paraId="1E3539F3" w14:textId="77777777" w:rsidR="008E5555" w:rsidRDefault="00CB5D2C">
      <w:pPr>
        <w:pStyle w:val="Heading2"/>
      </w:pPr>
      <w:bookmarkStart w:id="162" w:name="X5e474d4f5f2269e0b3db1229fb789e6c77fbc2d"/>
      <w:bookmarkEnd w:id="161"/>
      <w:r>
        <w:t>Thermoregulation as an Alternative Explanation</w:t>
      </w:r>
    </w:p>
    <w:p w14:paraId="7AFCF01F" w14:textId="096C7263" w:rsidR="008E5555" w:rsidRDefault="198A2277">
      <w:pPr>
        <w:pStyle w:val="FirstParagraph"/>
      </w:pPr>
      <w:r>
        <w:t>Empirical testing has gradually rejected the Microclimate Hypothesis’ prediction that overwintering western monarch</w:t>
      </w:r>
      <w:r w:rsidR="79ABE8F8">
        <w:t>s</w:t>
      </w:r>
      <w:r>
        <w:t xml:space="preserve"> have a uniform set of microclimate requirements (Fisher et al. 2024</w:t>
      </w:r>
      <w:r w:rsidR="0E8C612B">
        <w:t xml:space="preserve">; </w:t>
      </w:r>
      <w:r>
        <w:t xml:space="preserve">Saniee and Villablanca 2022; Ibsen et al. 2026). </w:t>
      </w:r>
      <w:r w:rsidR="14508817">
        <w:t>This r</w:t>
      </w:r>
      <w:r>
        <w:t xml:space="preserve">ejection has pointed to </w:t>
      </w:r>
      <w:r w:rsidR="7EBD9640">
        <w:t xml:space="preserve">an </w:t>
      </w:r>
      <w:r>
        <w:t>alternative hypothesis</w:t>
      </w:r>
      <w:r w:rsidR="5899E861">
        <w:t>:</w:t>
      </w:r>
      <w:r>
        <w:t xml:space="preserve"> that monarch u</w:t>
      </w:r>
      <w:r w:rsidR="60F0E51D">
        <w:t xml:space="preserve">se </w:t>
      </w:r>
      <w:r w:rsidR="6CD438A2">
        <w:t xml:space="preserve">of </w:t>
      </w:r>
      <w:r>
        <w:t>overwintering habitat is driven by physiological and energetic constraints interacting with local conditions (Fisher et al. 2024</w:t>
      </w:r>
      <w:r w:rsidR="341A0F3D">
        <w:t xml:space="preserve">; </w:t>
      </w:r>
      <w:r>
        <w:t xml:space="preserve">Saniee and Villablanca 2022). </w:t>
      </w:r>
      <w:r w:rsidR="0A69C16A">
        <w:t xml:space="preserve">Though none </w:t>
      </w:r>
      <w:r w:rsidR="58C9D68B">
        <w:t xml:space="preserve">of the work testing the Microclimate Hypothesis </w:t>
      </w:r>
      <w:r>
        <w:t>has specifically tested physiological and energetic constraints or thermic and convective environment</w:t>
      </w:r>
      <w:r w:rsidR="4746703F">
        <w:t>s</w:t>
      </w:r>
      <w:r w:rsidR="463F24C6">
        <w:t xml:space="preserve">, </w:t>
      </w:r>
      <w:r w:rsidR="531F173B">
        <w:t>it</w:t>
      </w:r>
      <w:r w:rsidR="171620A0">
        <w:t xml:space="preserve"> </w:t>
      </w:r>
      <w:r w:rsidR="51E99F29">
        <w:t>suggests</w:t>
      </w:r>
      <w:r>
        <w:t xml:space="preserve"> the physiological and energetic constraint hypothesis proposed by Chaplin and Wells (1982) and Masters et al. (1988)</w:t>
      </w:r>
      <w:r w:rsidR="585699EE">
        <w:t xml:space="preserve"> is correct</w:t>
      </w:r>
      <w:r>
        <w:t xml:space="preserve">. Here we briefly summarize salient features of the physiological and energetic constraint hypothesis, while acknowledging that </w:t>
      </w:r>
      <w:r w:rsidR="532E891A">
        <w:t xml:space="preserve">like others (Fisher et al. 2024; Saniee and Villablanca 2022; Ibsen et al. 2026) </w:t>
      </w:r>
      <w:r>
        <w:t>we did not attempt to explore this parameter space.</w:t>
      </w:r>
    </w:p>
    <w:p w14:paraId="3DFE96AA" w14:textId="0E499A7D" w:rsidR="008E5555" w:rsidRDefault="198A2277" w:rsidP="75664237">
      <w:pPr>
        <w:pStyle w:val="BodyText"/>
        <w:spacing w:line="259" w:lineRule="auto"/>
      </w:pPr>
      <w:r>
        <w:t>Masters et al. (1988) demonstrated that cold monarchs actively seek sun. The seeking allows warming from below flight threshold (12.7</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C) to well above it </w:t>
      </w:r>
      <w:r w:rsidR="5955AD55">
        <w:t>in less than</w:t>
      </w:r>
      <w:r>
        <w:t xml:space="preserve"> one minute. </w:t>
      </w:r>
      <w:r w:rsidR="763C73D1">
        <w:t>This s</w:t>
      </w:r>
      <w:r>
        <w:t>olar basking</w:t>
      </w:r>
      <w:r w:rsidR="02AECB01">
        <w:t xml:space="preserve"> </w:t>
      </w:r>
      <w:r>
        <w:t>is effective from ambient temperatures as low as 9</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C</w:t>
      </w:r>
      <w:r w:rsidR="7A5844C1">
        <w:t>. Basking is</w:t>
      </w:r>
      <w:r>
        <w:t xml:space="preserve"> inferred to provide an energetic advantage over the alternative warming mechanism, as Kammer (1970) showed that shivering requires 25 to 31 times more energy</w:t>
      </w:r>
      <w:ins w:id="163" w:author="jediffendorfer@usgs.gov" w:date="2026-04-22T12:34:00Z" w16du:dateUtc="2026-04-22T12:34:19Z">
        <w:r w:rsidR="0C14BCF7">
          <w:t xml:space="preserve"> </w:t>
        </w:r>
      </w:ins>
      <w:del w:id="164" w:author="jediffendorfer@usgs.gov" w:date="2026-04-22T12:34:00Z" w16du:dateUtc="2026-04-22T12:34:22Z">
        <w:r w:rsidR="00CB5D2C" w:rsidDel="00CB5D2C">
          <w:delText xml:space="preserve"> </w:delText>
        </w:r>
      </w:del>
      <w:r>
        <w:t>than resting.</w:t>
      </w:r>
      <w:r w:rsidR="72493A25">
        <w:t xml:space="preserve"> </w:t>
      </w:r>
      <w:r>
        <w:lastRenderedPageBreak/>
        <w:t xml:space="preserve">However, Masters et al. (1988) also found that monarchs </w:t>
      </w:r>
      <w:r w:rsidR="218AC769">
        <w:t xml:space="preserve">depart </w:t>
      </w:r>
      <w:r w:rsidR="4AD51859">
        <w:t>from a location</w:t>
      </w:r>
      <w:r w:rsidR="218AC769">
        <w:t xml:space="preserve"> to </w:t>
      </w:r>
      <w:r>
        <w:t xml:space="preserve">avoid </w:t>
      </w:r>
      <w:r w:rsidR="5A42F94E">
        <w:t>direct solar heating</w:t>
      </w:r>
      <w:r>
        <w:t xml:space="preserve"> when thoracic temperatures approach 30</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C. </w:t>
      </w:r>
    </w:p>
    <w:p w14:paraId="32C36C26" w14:textId="30DF0F5F" w:rsidR="008E5555" w:rsidRDefault="19D91DCA" w:rsidP="75664237">
      <w:pPr>
        <w:pStyle w:val="BodyText"/>
        <w:spacing w:line="259" w:lineRule="auto"/>
      </w:pPr>
      <w:r>
        <w:t xml:space="preserve">Therefore, </w:t>
      </w:r>
      <w:r w:rsidR="6CA61DE9">
        <w:t>monarchs</w:t>
      </w:r>
      <w:r w:rsidR="4B1DFCA0">
        <w:t xml:space="preserve"> </w:t>
      </w:r>
      <w:r w:rsidR="4CEB8A59">
        <w:t xml:space="preserve">avoid freezing </w:t>
      </w:r>
      <w:r w:rsidR="6CFADD46">
        <w:t xml:space="preserve">by </w:t>
      </w:r>
      <w:r w:rsidR="7F88407D">
        <w:t xml:space="preserve">migrating to </w:t>
      </w:r>
      <w:r w:rsidR="4CEB8A59">
        <w:t>overwintering locations (Fisher et al. 2024)</w:t>
      </w:r>
      <w:r w:rsidR="4A970CD3">
        <w:t>,</w:t>
      </w:r>
      <w:r w:rsidR="4CEB8A59">
        <w:t xml:space="preserve"> and then </w:t>
      </w:r>
      <w:r w:rsidR="4B1DFCA0">
        <w:t>modify their</w:t>
      </w:r>
      <w:r w:rsidR="1549C9BA">
        <w:t xml:space="preserve"> location</w:t>
      </w:r>
      <w:r w:rsidR="4B1DFCA0">
        <w:t xml:space="preserve"> to </w:t>
      </w:r>
      <w:r w:rsidR="6BDB03EA">
        <w:t>s</w:t>
      </w:r>
      <w:r w:rsidR="6681D274">
        <w:t xml:space="preserve">tay </w:t>
      </w:r>
      <w:r w:rsidR="194B9058">
        <w:t xml:space="preserve">cool enough (avoid excessive lipid depletion) and  </w:t>
      </w:r>
      <w:r w:rsidR="6BDB03EA">
        <w:t>warm enough</w:t>
      </w:r>
      <w:r w:rsidR="64CF04E3">
        <w:t xml:space="preserve"> (</w:t>
      </w:r>
      <w:r w:rsidR="64ECA27E">
        <w:t>archive flight threshold temperature)</w:t>
      </w:r>
      <w:r w:rsidR="6BDB03EA">
        <w:t xml:space="preserve"> </w:t>
      </w:r>
      <w:r w:rsidR="0A1343BB">
        <w:t xml:space="preserve">while also avoiding overheating </w:t>
      </w:r>
      <w:r w:rsidR="5B2F91F5">
        <w:t>(</w:t>
      </w:r>
      <w:r w:rsidR="6BDB03EA">
        <w:t>Masters et al. 1988; Alonso-Mejia and Arellano-Guillermo 1992; Calvert et al. 1983; Anderson and Brower 1996).</w:t>
      </w:r>
      <w:r w:rsidR="4AA3A85E">
        <w:t xml:space="preserve"> </w:t>
      </w:r>
    </w:p>
    <w:p w14:paraId="12CF9F9C" w14:textId="060AED41" w:rsidR="008E5555" w:rsidRDefault="7B2347B1" w:rsidP="75664237">
      <w:pPr>
        <w:pStyle w:val="BodyText"/>
        <w:spacing w:line="259" w:lineRule="auto"/>
      </w:pPr>
      <w:r>
        <w:t>In addition</w:t>
      </w:r>
      <w:r w:rsidR="01A8EEB4">
        <w:t xml:space="preserve"> to solar radiation (Kammer 1970; Masters et al.1988)</w:t>
      </w:r>
      <w:r w:rsidR="1B7E8862">
        <w:t>,</w:t>
      </w:r>
      <w:r>
        <w:t xml:space="preserve"> a</w:t>
      </w:r>
      <w:r w:rsidR="779BC63D">
        <w:t>mbient t</w:t>
      </w:r>
      <w:r w:rsidR="6BDB03EA">
        <w:t xml:space="preserve">emperature </w:t>
      </w:r>
      <w:r w:rsidR="55CB25B8">
        <w:t xml:space="preserve">is </w:t>
      </w:r>
      <w:r w:rsidR="6BDB03EA">
        <w:t>known to independently</w:t>
      </w:r>
      <w:r w:rsidR="01FDAE78">
        <w:t xml:space="preserve"> </w:t>
      </w:r>
      <w:r w:rsidR="6BDB03EA">
        <w:t xml:space="preserve">influence </w:t>
      </w:r>
      <w:r w:rsidR="0746CC5C">
        <w:t>behavior and location</w:t>
      </w:r>
      <w:r w:rsidR="0A772160">
        <w:t>, especially</w:t>
      </w:r>
      <w:r w:rsidR="6BDB03EA">
        <w:t xml:space="preserve"> </w:t>
      </w:r>
      <w:r w:rsidR="74599084">
        <w:t xml:space="preserve">when </w:t>
      </w:r>
      <w:r w:rsidR="6BDB03EA">
        <w:t xml:space="preserve">temperatures approach </w:t>
      </w:r>
      <w:r w:rsidR="320AED85">
        <w:t xml:space="preserve">or </w:t>
      </w:r>
      <w:r w:rsidR="6BDB03EA">
        <w:t>exceed flight thresholds (Barker and Herman 1976</w:t>
      </w:r>
      <w:r w:rsidR="2792B3E2">
        <w:t>)</w:t>
      </w:r>
      <w:r w:rsidR="4313B613">
        <w:t>. The</w:t>
      </w:r>
      <w:r w:rsidR="479B9D67">
        <w:t xml:space="preserve"> ambient temperature</w:t>
      </w:r>
      <w:r w:rsidR="0728FDFD">
        <w:t>’s</w:t>
      </w:r>
      <w:r w:rsidR="479B9D67">
        <w:t xml:space="preserve"> effect on</w:t>
      </w:r>
      <w:r w:rsidR="4313B613">
        <w:t xml:space="preserve"> </w:t>
      </w:r>
      <w:r w:rsidR="574AB3B8">
        <w:t xml:space="preserve">behavior </w:t>
      </w:r>
      <w:r w:rsidR="6641CC7B">
        <w:t xml:space="preserve">is </w:t>
      </w:r>
      <w:r w:rsidR="4313B613">
        <w:t>predictabl</w:t>
      </w:r>
      <w:r w:rsidR="225F500B">
        <w:t>e and</w:t>
      </w:r>
      <w:r w:rsidR="607DED89">
        <w:t xml:space="preserve"> follow</w:t>
      </w:r>
      <w:r w:rsidR="40EFC793">
        <w:t>s</w:t>
      </w:r>
      <w:r w:rsidR="7E37C4EC">
        <w:t xml:space="preserve"> the </w:t>
      </w:r>
      <w:r w:rsidR="607DED89">
        <w:t>circadian</w:t>
      </w:r>
      <w:r w:rsidR="6BDB03EA">
        <w:t xml:space="preserve"> thermal conditions (Mouritsen and Frost 2002). </w:t>
      </w:r>
    </w:p>
    <w:p w14:paraId="5494D517" w14:textId="495F8241" w:rsidR="008E5555" w:rsidRDefault="5E6380BF" w:rsidP="75664237">
      <w:pPr>
        <w:pStyle w:val="BodyText"/>
        <w:spacing w:line="259" w:lineRule="auto"/>
      </w:pPr>
      <w:r>
        <w:t>But</w:t>
      </w:r>
      <w:r w:rsidR="29ED2552">
        <w:t>,</w:t>
      </w:r>
      <w:r>
        <w:t xml:space="preserve"> </w:t>
      </w:r>
      <w:r w:rsidR="295DAD2F">
        <w:t>underappreciation</w:t>
      </w:r>
      <w:r>
        <w:t xml:space="preserve"> is</w:t>
      </w:r>
      <w:r w:rsidR="2B94BAD9">
        <w:t xml:space="preserve"> the </w:t>
      </w:r>
      <w:r w:rsidR="2B94BAD9" w:rsidRPr="467DB06E">
        <w:rPr>
          <w:i/>
        </w:rPr>
        <w:t xml:space="preserve">complexity </w:t>
      </w:r>
      <w:r w:rsidR="2B94BAD9">
        <w:t>of</w:t>
      </w:r>
      <w:r w:rsidR="6BDB03EA">
        <w:t xml:space="preserve"> </w:t>
      </w:r>
      <w:r w:rsidR="038C606B">
        <w:t xml:space="preserve">how </w:t>
      </w:r>
      <w:r w:rsidR="6BDB03EA">
        <w:t xml:space="preserve">wind </w:t>
      </w:r>
      <w:r w:rsidR="67E167E2">
        <w:t xml:space="preserve">affects </w:t>
      </w:r>
      <w:r w:rsidR="55321AF2">
        <w:t>thermic and convective environments and subsequent behavioral responses by butterflies</w:t>
      </w:r>
      <w:r w:rsidR="67E167E2">
        <w:t xml:space="preserve"> </w:t>
      </w:r>
      <w:r w:rsidR="6E790392">
        <w:t>(Nathan et al. 2005)</w:t>
      </w:r>
      <w:r w:rsidR="34A5D0D6">
        <w:t>.</w:t>
      </w:r>
      <w:r w:rsidR="5F113430">
        <w:t xml:space="preserve"> </w:t>
      </w:r>
      <w:r w:rsidR="2C58D160">
        <w:t xml:space="preserve">Wind </w:t>
      </w:r>
      <w:r w:rsidR="1C5A6D4C">
        <w:t>is expected to</w:t>
      </w:r>
      <w:r w:rsidR="6BDB03EA">
        <w:t xml:space="preserve"> affect butterfly behavior</w:t>
      </w:r>
      <w:r w:rsidR="5B39CECE">
        <w:t xml:space="preserve"> given tha</w:t>
      </w:r>
      <w:r w:rsidR="6BDB03EA">
        <w:t>t wing position can modif</w:t>
      </w:r>
      <w:r w:rsidR="11C0A51A">
        <w:t>y</w:t>
      </w:r>
      <w:r w:rsidR="6BDB03EA">
        <w:t xml:space="preserve"> convective heat loss</w:t>
      </w:r>
      <w:r w:rsidR="0765CA3E">
        <w:t xml:space="preserve"> as we</w:t>
      </w:r>
      <w:r w:rsidR="0FD07D85">
        <w:t xml:space="preserve"> solar</w:t>
      </w:r>
      <w:commentRangeStart w:id="165"/>
      <w:r w:rsidR="6BDB03EA">
        <w:t xml:space="preserve"> heat gain</w:t>
      </w:r>
      <w:r w:rsidR="6479539F">
        <w:t xml:space="preserve"> in the</w:t>
      </w:r>
      <w:r w:rsidR="0F5633BC">
        <w:t xml:space="preserve"> thorax </w:t>
      </w:r>
      <w:r w:rsidR="49453051">
        <w:t>and</w:t>
      </w:r>
      <w:r w:rsidR="0F5633BC">
        <w:t xml:space="preserve"> </w:t>
      </w:r>
      <w:commentRangeEnd w:id="165"/>
      <w:r w:rsidR="00CB5D2C">
        <w:rPr>
          <w:rStyle w:val="CommentReference"/>
          <w:sz w:val="24"/>
          <w:szCs w:val="24"/>
        </w:rPr>
        <w:commentReference w:id="165"/>
      </w:r>
      <w:r w:rsidR="5320CF73">
        <w:t>separately</w:t>
      </w:r>
      <w:r w:rsidR="0F5633BC">
        <w:t xml:space="preserve"> </w:t>
      </w:r>
      <w:r w:rsidR="35BAC36B">
        <w:t xml:space="preserve">￼￼(Munro et al. 2019, Tsai et al. </w:t>
      </w:r>
      <w:r w:rsidR="0A979983">
        <w:t>2020, Krishna</w:t>
      </w:r>
      <w:r w:rsidR="6BDB03EA">
        <w:t xml:space="preserve"> et al. 2021</w:t>
      </w:r>
      <w:r w:rsidR="35B12D48">
        <w:t xml:space="preserve">). </w:t>
      </w:r>
      <w:r w:rsidR="23D1D044">
        <w:t>K</w:t>
      </w:r>
      <w:r w:rsidR="666DD3B8">
        <w:t xml:space="preserve">nown mechanisms </w:t>
      </w:r>
      <w:r w:rsidR="68E50449">
        <w:t xml:space="preserve">(sun seeking and avoidance, shivering, </w:t>
      </w:r>
      <w:r w:rsidR="2AA0DB27">
        <w:t xml:space="preserve">ambient </w:t>
      </w:r>
      <w:r w:rsidR="67693434">
        <w:t xml:space="preserve">temperature, solar and wind driven convective heating and cooling, </w:t>
      </w:r>
      <w:r w:rsidR="1F63E4F6">
        <w:t>location decisions,</w:t>
      </w:r>
      <w:r w:rsidR="68E50449">
        <w:t xml:space="preserve"> </w:t>
      </w:r>
      <w:r w:rsidR="30F24E61">
        <w:t xml:space="preserve">and </w:t>
      </w:r>
      <w:r w:rsidR="6502E848">
        <w:t>behavior decisions</w:t>
      </w:r>
      <w:r w:rsidR="2F37369F">
        <w:t>)</w:t>
      </w:r>
      <w:r w:rsidR="6502E848">
        <w:t xml:space="preserve"> </w:t>
      </w:r>
      <w:r w:rsidR="666DD3B8">
        <w:t>and patterns</w:t>
      </w:r>
      <w:r w:rsidR="198A2277">
        <w:t>,</w:t>
      </w:r>
      <w:r w:rsidR="42087F9D">
        <w:t xml:space="preserve"> </w:t>
      </w:r>
      <w:r w:rsidR="198A2277">
        <w:t>and the inferences that result from them, are what we refer to as the physiological and energetic constraint hypothesis. Here, we outline how the present work also points to the physiological and energetic constraint hypothesis, or possibly a physiological and energetic facilitation hypothesis.</w:t>
      </w:r>
    </w:p>
    <w:p w14:paraId="6CBFA88C" w14:textId="436C4AC6" w:rsidR="008E5555" w:rsidRDefault="00CB5D2C">
      <w:pPr>
        <w:pStyle w:val="BodyText"/>
      </w:pPr>
      <w:r>
        <w:t>Through modeling we find that time since sunrise (</w:t>
      </w:r>
      <m:oMath>
        <m:r>
          <w:rPr>
            <w:rFonts w:ascii="Cambria Math" w:hAnsi="Cambria Math"/>
          </w:rPr>
          <m:t>F</m:t>
        </m:r>
      </m:oMath>
      <w:r>
        <w:t xml:space="preserve"> = 9.85, </w:t>
      </w:r>
      <m:oMath>
        <m:r>
          <w:rPr>
            <w:rFonts w:ascii="Cambria Math" w:hAnsi="Cambria Math"/>
          </w:rPr>
          <m:t>p</m:t>
        </m:r>
        <m:r>
          <m:rPr>
            <m:sty m:val="p"/>
          </m:rPr>
          <w:rPr>
            <w:rFonts w:ascii="Cambria Math" w:hAnsi="Cambria Math"/>
          </w:rPr>
          <m:t>&lt;</m:t>
        </m:r>
        <m:r>
          <w:rPr>
            <w:rFonts w:ascii="Cambria Math" w:hAnsi="Cambria Math"/>
          </w:rPr>
          <m:t>0.001</m:t>
        </m:r>
      </m:oMath>
      <w:r>
        <w:t>) and a diurnal pattern with morning departures (reductions in BI) and afternoon returns (increases in BI) (Figure </w:t>
      </w:r>
      <w:hyperlink w:anchor="fig:partial_effects_30min" w:history="1">
        <w:r w:rsidR="008E5555" w:rsidRPr="75664237">
          <w:rPr>
            <w:rStyle w:val="Hyperlink"/>
          </w:rPr>
          <w:t>4</w:t>
        </w:r>
      </w:hyperlink>
      <w:r>
        <w:t>) are significant explanatory variables. This captures a diurnal pattern that has been consistently documented at California overwintering sites (Tuskes and Brower 1978; Chaplin and Wells 1982). Temperature showed a marginally non-significant effect herein (</w:t>
      </w:r>
      <m:oMath>
        <m:r>
          <w:rPr>
            <w:rFonts w:ascii="Cambria Math" w:hAnsi="Cambria Math"/>
          </w:rPr>
          <m:t>p</m:t>
        </m:r>
      </m:oMath>
      <w:r>
        <w:t xml:space="preserve"> = 0.057) (Figure </w:t>
      </w:r>
      <w:hyperlink w:anchor="fig:partial_effects_30min" w:history="1">
        <w:r w:rsidR="008E5555" w:rsidRPr="75664237">
          <w:rPr>
            <w:rStyle w:val="Hyperlink"/>
          </w:rPr>
          <w:t>4</w:t>
        </w:r>
      </w:hyperlink>
      <w:r>
        <w:t>), but a significant one in Saniee and Villablanca (2022). So, if we allow ourselves to interpret the pattern between BI and temperature, we see departures (reductions in BI) are associated with a short time since sunrise and a rise from the lowest temperatures sampled (Figure </w:t>
      </w:r>
      <w:hyperlink w:anchor="fig:partial_effects_30min" w:history="1">
        <w:r w:rsidR="008E5555" w:rsidRPr="75664237">
          <w:rPr>
            <w:rStyle w:val="Hyperlink"/>
          </w:rPr>
          <w:t>4</w:t>
        </w:r>
      </w:hyperlink>
      <w:r>
        <w:t>).</w:t>
      </w:r>
      <w:r w:rsidR="44269CC8">
        <w:t xml:space="preserve"> The interaction that we observed between light and wind, and </w:t>
      </w:r>
      <w:r w:rsidR="210C1DAA">
        <w:t>its</w:t>
      </w:r>
      <w:r w:rsidR="44269CC8">
        <w:t xml:space="preserve"> conditiona</w:t>
      </w:r>
      <w:r w:rsidR="099D84C1">
        <w:t>l nature suggests we are seeing responses to convective heat loss a</w:t>
      </w:r>
      <w:r w:rsidR="1265F135">
        <w:t>nd</w:t>
      </w:r>
      <w:r w:rsidR="099D84C1">
        <w:t xml:space="preserve"> solar heat gain </w:t>
      </w:r>
      <w:r w:rsidR="44D42BBF">
        <w:t>as described by</w:t>
      </w:r>
      <w:r w:rsidR="099D84C1">
        <w:t xml:space="preserve"> </w:t>
      </w:r>
      <w:r w:rsidR="6A8B57D0">
        <w:t>M</w:t>
      </w:r>
      <w:commentRangeStart w:id="166"/>
      <w:commentRangeEnd w:id="166"/>
      <w:r>
        <w:rPr>
          <w:rStyle w:val="CommentReference"/>
          <w:sz w:val="24"/>
          <w:szCs w:val="24"/>
        </w:rPr>
        <w:commentReference w:id="166"/>
      </w:r>
      <w:r w:rsidR="099D84C1">
        <w:t xml:space="preserve">unro et al. 2019, Tsai et al. 2020, </w:t>
      </w:r>
      <w:r w:rsidR="3BA592E4">
        <w:t xml:space="preserve">and </w:t>
      </w:r>
      <w:r w:rsidR="099D84C1">
        <w:t>Krishna et al. 2021.</w:t>
      </w:r>
      <w:r w:rsidR="3B0610CE">
        <w:t xml:space="preserve"> Collectively, the evidence suggests that decisions related to </w:t>
      </w:r>
      <w:r w:rsidR="751B82B3">
        <w:t xml:space="preserve">thermoregulatory heating and </w:t>
      </w:r>
      <w:r w:rsidR="7BB665F9">
        <w:t xml:space="preserve">cooling, which impact lipid reserves, </w:t>
      </w:r>
      <w:r w:rsidR="3B0610CE">
        <w:t xml:space="preserve">could be </w:t>
      </w:r>
      <w:r w:rsidR="6B90D586">
        <w:t>responses to</w:t>
      </w:r>
      <w:r w:rsidR="3B0610CE">
        <w:t xml:space="preserve"> temperature, solar radiation, and wind</w:t>
      </w:r>
      <w:r w:rsidR="205B45B4">
        <w:t>.</w:t>
      </w:r>
      <w:r w:rsidR="3B0610CE">
        <w:t xml:space="preserve"> </w:t>
      </w:r>
    </w:p>
    <w:p w14:paraId="7DAE57E0" w14:textId="6E2AF82C" w:rsidR="008E5555" w:rsidRDefault="233AE91E" w:rsidP="75664237">
      <w:pPr>
        <w:pStyle w:val="Heading2"/>
      </w:pPr>
      <w:r>
        <w:lastRenderedPageBreak/>
        <w:t xml:space="preserve">Discerning Between Possible </w:t>
      </w:r>
      <w:commentRangeStart w:id="167"/>
      <w:r>
        <w:t>Hypotheses</w:t>
      </w:r>
      <w:commentRangeEnd w:id="167"/>
      <w:r w:rsidR="00CB5D2C">
        <w:rPr>
          <w:rStyle w:val="CommentReference"/>
          <w:sz w:val="32"/>
          <w:szCs w:val="32"/>
        </w:rPr>
        <w:commentReference w:id="167"/>
      </w:r>
    </w:p>
    <w:p w14:paraId="00F54102" w14:textId="02B2B6B2" w:rsidR="008E5555" w:rsidRDefault="00CB5D2C">
      <w:pPr>
        <w:pStyle w:val="BodyText"/>
      </w:pPr>
      <w:r>
        <w:t>Th</w:t>
      </w:r>
      <w:r w:rsidR="3D189AA2">
        <w:t>e</w:t>
      </w:r>
      <w:r>
        <w:t xml:space="preserve"> potential three-way interaction </w:t>
      </w:r>
      <w:r w:rsidR="16C04E10">
        <w:t xml:space="preserve">(wind, sun, and temperature) </w:t>
      </w:r>
      <w:r>
        <w:t xml:space="preserve">leads to one prediction that is counterintuitive under a Disruptive Wind Hypothesis. Butterflies may seek windier roosts. </w:t>
      </w:r>
      <w:r w:rsidR="08A616ED">
        <w:t xml:space="preserve">Under the physiological and energetic constraint hypothesis, butterflies might </w:t>
      </w:r>
      <w:r>
        <w:t xml:space="preserve">not avoid wind but instead </w:t>
      </w:r>
      <w:r w:rsidR="4B36D37E">
        <w:t xml:space="preserve">might </w:t>
      </w:r>
      <w:r>
        <w:t xml:space="preserve">seek it to dissipate heat. This </w:t>
      </w:r>
      <w:r w:rsidR="07EE3A75">
        <w:t xml:space="preserve">convective </w:t>
      </w:r>
      <w:r>
        <w:t>cooling mechanism might allow butterflies to utilize warmer</w:t>
      </w:r>
      <w:r w:rsidR="1E08CC53">
        <w:t xml:space="preserve"> groves, warmer</w:t>
      </w:r>
      <w:r>
        <w:t xml:space="preserve"> locations in a grove, or to persist at a cluster site longer than they </w:t>
      </w:r>
      <w:r w:rsidR="3F2DB561">
        <w:t xml:space="preserve">could </w:t>
      </w:r>
      <w:r>
        <w:t xml:space="preserve">otherwise. Wind could effectively offset solar heat gain or ambient heat </w:t>
      </w:r>
      <w:r w:rsidR="2B80C33B">
        <w:t>load,</w:t>
      </w:r>
      <w:r>
        <w:t xml:space="preserve"> cancelling the need for departure. Interestingly, the absence of solar heat gain or ambient heat load would lead to another prediction that is counterintuitive under a Disruptive Wind Hypothesis. </w:t>
      </w:r>
      <w:r w:rsidR="6A7A28AC">
        <w:t>Under the physiological and energetic constraint hypothesis, m</w:t>
      </w:r>
      <w:r>
        <w:t>onarchs may not avoid winds. Shaded butterflies would experience no solar heat gain, making wind-driven cooling unnecessary and potentially explaining the absence of wind effects in shade (Figure </w:t>
      </w:r>
      <w:hyperlink w:anchor="fig:interaction_wind_sun_30min" w:history="1">
        <w:r w:rsidR="008E5555" w:rsidRPr="75664237">
          <w:rPr>
            <w:rStyle w:val="Hyperlink"/>
          </w:rPr>
          <w:t>5</w:t>
        </w:r>
      </w:hyperlink>
      <w:r>
        <w:t>). Finally, if our interpretation is correct, then we predict that under the warmest ambient conditions overwintering butterflies should be observed occupying shadier and windier sites to</w:t>
      </w:r>
      <w:r w:rsidR="14FAF8D2">
        <w:t xml:space="preserve"> </w:t>
      </w:r>
      <w:r>
        <w:t>dissipate heat and conserve lipids.</w:t>
      </w:r>
    </w:p>
    <w:p w14:paraId="5BCBA9A4" w14:textId="3032265D" w:rsidR="008E5555" w:rsidRDefault="00CB5D2C">
      <w:pPr>
        <w:pStyle w:val="BodyText"/>
      </w:pPr>
      <w:r>
        <w:t xml:space="preserve">If we combine convective wind dynamics, air temperature, direct sun exposure, </w:t>
      </w:r>
      <w:r w:rsidR="6CA220F9">
        <w:t xml:space="preserve">and </w:t>
      </w:r>
      <w:r>
        <w:t xml:space="preserve">shading and cloudiness </w:t>
      </w:r>
      <w:r w:rsidR="608AB82C">
        <w:t>as possible</w:t>
      </w:r>
      <w:r>
        <w:t xml:space="preserve"> determina</w:t>
      </w:r>
      <w:r w:rsidR="203D6831">
        <w:t>nts</w:t>
      </w:r>
      <w:r>
        <w:t xml:space="preserve"> of </w:t>
      </w:r>
      <w:r w:rsidR="4E507D7B">
        <w:t xml:space="preserve">flight muscle and </w:t>
      </w:r>
      <w:r>
        <w:t>thoracic temperature and lipid thermodynamics, then we begin to consider the parameters of a physiological and energetic constraint model that should better explain cluster dynamics. We propose this as the next line of inquiry for understanding the dynamics of overwinter clustering relative to local environmental factors.</w:t>
      </w:r>
      <w:r w:rsidR="15A4AF46">
        <w:t xml:space="preserve"> In addition, we note that the predictions under a physiological and energetic constraint model </w:t>
      </w:r>
      <w:r w:rsidR="23B2E45B">
        <w:t xml:space="preserve">(above) </w:t>
      </w:r>
      <w:r w:rsidR="15A4AF46">
        <w:t>are mutually exclusive to</w:t>
      </w:r>
      <w:r w:rsidR="29EFC89B">
        <w:t xml:space="preserve"> those under a Disruptive Wind </w:t>
      </w:r>
      <w:r w:rsidR="218C770F">
        <w:t>Hypothesis.</w:t>
      </w:r>
    </w:p>
    <w:p w14:paraId="2F37D019" w14:textId="77777777" w:rsidR="008E5555" w:rsidRDefault="00CB5D2C">
      <w:pPr>
        <w:pStyle w:val="Heading2"/>
      </w:pPr>
      <w:bookmarkStart w:id="168" w:name="limitations-and-context"/>
      <w:bookmarkEnd w:id="162"/>
      <w:r>
        <w:t>Limitations and Context</w:t>
      </w:r>
    </w:p>
    <w:p w14:paraId="0B371405" w14:textId="2A29AE8E" w:rsidR="008E5555" w:rsidRDefault="00CB5D2C">
      <w:pPr>
        <w:pStyle w:val="FirstParagraph"/>
      </w:pPr>
      <w:r>
        <w:t xml:space="preserve">Several factors shape </w:t>
      </w:r>
      <w:r w:rsidR="7EEDAD6A">
        <w:t xml:space="preserve">and potentially limit </w:t>
      </w:r>
      <w:r>
        <w:t xml:space="preserve">the interpretation of our findings. First, our data come from a single overwintering season (2023–2024) when the monarch population was low (Xerces Society 2025a; Ibsen et al. 2026). </w:t>
      </w:r>
      <w:r w:rsidR="0BA62F6C">
        <w:t>Indeed, the following (</w:t>
      </w:r>
      <w:r>
        <w:t>2024–2025</w:t>
      </w:r>
      <w:r w:rsidR="201EA606">
        <w:t>)</w:t>
      </w:r>
      <w:r>
        <w:t xml:space="preserve"> season saw near-complete absence of monarchs at our study sites, coinciding with the second-lowest overwintering population on record (Xerces Society 2025b). This absence prevented temporal replication but underscored the urgency of understanding overwintering ecology with the data we have.</w:t>
      </w:r>
    </w:p>
    <w:p w14:paraId="12F51EA0" w14:textId="4023A45A" w:rsidR="00CB5D2C" w:rsidRDefault="00CB5D2C" w:rsidP="467DB06E">
      <w:pPr>
        <w:pStyle w:val="BodyText"/>
        <w:spacing w:before="0" w:after="0" w:line="259" w:lineRule="auto"/>
      </w:pPr>
      <w:r>
        <w:t>Second, though we did not observe it, we</w:t>
      </w:r>
      <w:r w:rsidR="72394DA9">
        <w:t xml:space="preserve"> see at least two conditions under </w:t>
      </w:r>
      <w:r w:rsidR="0425863C">
        <w:t xml:space="preserve">which wind disruption </w:t>
      </w:r>
      <w:r w:rsidR="72394DA9">
        <w:t>could be possible or even likely</w:t>
      </w:r>
      <w:commentRangeStart w:id="169"/>
      <w:commentRangeStart w:id="170"/>
      <w:r w:rsidR="1FF83BE9">
        <w:t xml:space="preserve">. </w:t>
      </w:r>
      <w:commentRangeEnd w:id="169"/>
      <w:r>
        <w:rPr>
          <w:rStyle w:val="CommentReference"/>
          <w:sz w:val="24"/>
          <w:szCs w:val="24"/>
        </w:rPr>
        <w:commentReference w:id="169"/>
      </w:r>
      <w:commentRangeEnd w:id="170"/>
      <w:r>
        <w:rPr>
          <w:rStyle w:val="CommentReference"/>
          <w:sz w:val="24"/>
          <w:szCs w:val="24"/>
        </w:rPr>
        <w:commentReference w:id="170"/>
      </w:r>
      <w:r>
        <w:t xml:space="preserve">The </w:t>
      </w:r>
      <w:r w:rsidR="343E16A5">
        <w:t>W</w:t>
      </w:r>
      <w:r>
        <w:t xml:space="preserve">ind </w:t>
      </w:r>
      <w:r w:rsidR="16B1F58C">
        <w:t>D</w:t>
      </w:r>
      <w:r>
        <w:t xml:space="preserve">isruption </w:t>
      </w:r>
      <w:r w:rsidR="0A752229">
        <w:t>H</w:t>
      </w:r>
      <w:r>
        <w:t>ypothesis was developed during an era of massive aggregations containing hundreds of thousands of individuals, where many butterflies attached only to other butterflies in multi-layered formations (Leong 1990; Brower et al. 2008). In contrast, our study observed relatively small clusters where a large</w:t>
      </w:r>
      <w:r w:rsidR="772D4CD5">
        <w:t>r</w:t>
      </w:r>
      <w:r>
        <w:t xml:space="preserve"> proportion of clustering butterflies could maintain direct contact with </w:t>
      </w:r>
      <w:r w:rsidR="47529333">
        <w:t xml:space="preserve">roosting </w:t>
      </w:r>
      <w:r>
        <w:t xml:space="preserve">substrates. </w:t>
      </w:r>
      <w:r w:rsidR="58D60F98">
        <w:t>Thus, i</w:t>
      </w:r>
      <w:r>
        <w:t xml:space="preserve">f substrate attachment provides greater wind resistance than </w:t>
      </w:r>
      <w:r>
        <w:lastRenderedPageBreak/>
        <w:t xml:space="preserve">butterfly-to-butterfly attachment, </w:t>
      </w:r>
      <w:r w:rsidR="4806978A">
        <w:t xml:space="preserve">then </w:t>
      </w:r>
      <w:r>
        <w:t xml:space="preserve">wind might affect these different clustering configurations differently. </w:t>
      </w:r>
      <w:r w:rsidR="29E9E565">
        <w:t>Indeed Alonso-Mejia et al</w:t>
      </w:r>
      <w:r w:rsidR="7897CDE7">
        <w:t>.</w:t>
      </w:r>
      <w:r w:rsidR="29E9E565">
        <w:t xml:space="preserve"> (1992) </w:t>
      </w:r>
      <w:r w:rsidR="755C3CE7">
        <w:t xml:space="preserve">did </w:t>
      </w:r>
      <w:r w:rsidR="2EB8C5D9">
        <w:t xml:space="preserve">observe large </w:t>
      </w:r>
      <w:r w:rsidR="5AFB8A84">
        <w:t>aggregations</w:t>
      </w:r>
      <w:r w:rsidR="2EB8C5D9">
        <w:t xml:space="preserve"> and</w:t>
      </w:r>
      <w:r w:rsidR="34734235">
        <w:t xml:space="preserve"> report</w:t>
      </w:r>
      <w:r w:rsidR="50FCCF67">
        <w:t>ed</w:t>
      </w:r>
      <w:r w:rsidR="34734235">
        <w:t xml:space="preserve"> that monarchs </w:t>
      </w:r>
      <w:r w:rsidR="7DF091E9">
        <w:t>were</w:t>
      </w:r>
      <w:r w:rsidR="34734235">
        <w:t xml:space="preserve"> dislodged by wind. </w:t>
      </w:r>
      <w:r w:rsidR="25584001">
        <w:t>But Alonso-Mejia et al</w:t>
      </w:r>
      <w:r w:rsidR="4338CDA7">
        <w:t>.</w:t>
      </w:r>
      <w:r w:rsidR="25584001">
        <w:t xml:space="preserve"> (1992) </w:t>
      </w:r>
      <w:r w:rsidR="34734235">
        <w:t>also report</w:t>
      </w:r>
      <w:r w:rsidR="3A8DA51C">
        <w:t>ed</w:t>
      </w:r>
      <w:r w:rsidR="34734235">
        <w:t xml:space="preserve"> that monarchs </w:t>
      </w:r>
      <w:r w:rsidR="60187461">
        <w:t>were</w:t>
      </w:r>
      <w:r w:rsidR="36B9F55E">
        <w:t xml:space="preserve"> dislodged by rain. </w:t>
      </w:r>
      <w:r w:rsidR="3B44945D">
        <w:t xml:space="preserve">Therefore, even under large aggregations and storm conditions, </w:t>
      </w:r>
      <w:r w:rsidR="5490BBFD">
        <w:t xml:space="preserve">a Wind Disruption Hypothesis would be too simplistic since </w:t>
      </w:r>
      <w:r w:rsidR="3B44945D">
        <w:t>wind could interac</w:t>
      </w:r>
      <w:r w:rsidR="731FFF41">
        <w:t xml:space="preserve">tion with rain in dislodging butterflies. </w:t>
      </w:r>
      <w:r w:rsidR="6182A4C0">
        <w:t xml:space="preserve">We suspect this interaction </w:t>
      </w:r>
      <w:r w:rsidR="173B330E">
        <w:t xml:space="preserve">could </w:t>
      </w:r>
      <w:r w:rsidR="6182A4C0">
        <w:t>even</w:t>
      </w:r>
      <w:r w:rsidR="07ADA605">
        <w:t xml:space="preserve"> be</w:t>
      </w:r>
      <w:r w:rsidR="6182A4C0">
        <w:t xml:space="preserve"> possible if monarchs have direct contact with the clustering substrate. </w:t>
      </w:r>
      <w:r w:rsidR="2BC95599">
        <w:t>Therefore, a complete understanding would only result if cluster size and density, and wind and rain disruption</w:t>
      </w:r>
      <w:r w:rsidR="5AE96FCD">
        <w:t>, were incorporated into modeling.</w:t>
      </w:r>
    </w:p>
    <w:p w14:paraId="4884506B" w14:textId="6E875A1E" w:rsidR="467DB06E" w:rsidRDefault="467DB06E" w:rsidP="467DB06E">
      <w:pPr>
        <w:pStyle w:val="BodyText"/>
        <w:spacing w:before="0" w:after="0" w:line="259" w:lineRule="auto"/>
      </w:pPr>
    </w:p>
    <w:p w14:paraId="20BAF020" w14:textId="00D49095" w:rsidR="0FEEF4F2" w:rsidRDefault="0FEEF4F2" w:rsidP="467DB06E">
      <w:pPr>
        <w:pStyle w:val="BodyText"/>
        <w:spacing w:before="0" w:after="0" w:line="259" w:lineRule="auto"/>
      </w:pPr>
      <w:r>
        <w:t>Indeed,</w:t>
      </w:r>
      <w:r w:rsidR="1427D10E">
        <w:t xml:space="preserve"> we think that </w:t>
      </w:r>
      <w:r w:rsidR="5CF5B724">
        <w:t xml:space="preserve">the physiological and energetic </w:t>
      </w:r>
      <w:r w:rsidR="76126CF1">
        <w:t xml:space="preserve">constraint </w:t>
      </w:r>
      <w:r w:rsidR="5CF5B724">
        <w:t>hypothesis could be extended to energetics and thermoregulation under severe storm conditions</w:t>
      </w:r>
      <w:r w:rsidR="6246FEF9">
        <w:t xml:space="preserve">, and that this would generate a much more synthetic theory. </w:t>
      </w:r>
      <w:r w:rsidR="731FFF41">
        <w:t xml:space="preserve"> </w:t>
      </w:r>
      <w:r w:rsidR="45AF3216">
        <w:t>For example, f</w:t>
      </w:r>
      <w:r w:rsidR="51E39518">
        <w:t xml:space="preserve">reezing </w:t>
      </w:r>
      <w:r w:rsidR="578F5693">
        <w:t xml:space="preserve">temperatures </w:t>
      </w:r>
      <w:r w:rsidR="51E39518">
        <w:t xml:space="preserve">can be survived by monarch butterflies, to as low as </w:t>
      </w:r>
      <w:r w:rsidR="09829960">
        <w:t>-7 or -</w:t>
      </w:r>
      <w:r w:rsidR="51E39518">
        <w:t>8</w:t>
      </w:r>
      <w:r w:rsidR="3809886B">
        <w:t xml:space="preserve"> </w:t>
      </w:r>
      <w:r w:rsidR="51E39518">
        <w:t>C (Alo</w:t>
      </w:r>
      <w:r w:rsidR="17424999">
        <w:t>nso-</w:t>
      </w:r>
      <w:r w:rsidR="6E2E9073">
        <w:t>M</w:t>
      </w:r>
      <w:r w:rsidR="17424999">
        <w:t>ejia</w:t>
      </w:r>
      <w:r w:rsidR="7FA70D86">
        <w:t xml:space="preserve"> et al.</w:t>
      </w:r>
      <w:r w:rsidR="49A7BF31">
        <w:t xml:space="preserve"> </w:t>
      </w:r>
      <w:r w:rsidR="05CE88F7">
        <w:t xml:space="preserve">(1992); </w:t>
      </w:r>
      <w:r w:rsidR="49A7BF31">
        <w:t>Anderson and Brower</w:t>
      </w:r>
      <w:r w:rsidR="4FE617CE">
        <w:t xml:space="preserve"> </w:t>
      </w:r>
      <w:r w:rsidR="7784A3C5">
        <w:t xml:space="preserve">(1996) </w:t>
      </w:r>
      <w:r w:rsidR="4FE617CE">
        <w:t>respectively</w:t>
      </w:r>
      <w:r w:rsidR="17424999">
        <w:t>)</w:t>
      </w:r>
      <w:r w:rsidR="243E1D75">
        <w:t>.</w:t>
      </w:r>
      <w:r w:rsidR="17424999">
        <w:t xml:space="preserve"> </w:t>
      </w:r>
      <w:r w:rsidR="41414E15">
        <w:t>T</w:t>
      </w:r>
      <w:r w:rsidR="17424999">
        <w:t>hough i</w:t>
      </w:r>
      <w:r w:rsidR="218BCCB4">
        <w:t>f</w:t>
      </w:r>
      <w:r w:rsidR="17424999">
        <w:t xml:space="preserve"> wet instead of dry, survival </w:t>
      </w:r>
      <w:r w:rsidR="05B5683A">
        <w:t xml:space="preserve">at this temperature </w:t>
      </w:r>
      <w:r w:rsidR="17424999">
        <w:t>is</w:t>
      </w:r>
      <w:r w:rsidR="4D3A7A6C">
        <w:t xml:space="preserve"> </w:t>
      </w:r>
      <w:r w:rsidR="17424999">
        <w:t>reduced by 50 percent</w:t>
      </w:r>
      <w:r w:rsidR="02E409B4">
        <w:t xml:space="preserve"> (</w:t>
      </w:r>
      <w:r w:rsidR="02E409B4" w:rsidRPr="467DB06E">
        <w:rPr>
          <w:i/>
          <w:iCs/>
        </w:rPr>
        <w:t>ibid</w:t>
      </w:r>
      <w:r w:rsidR="02E409B4">
        <w:t>)</w:t>
      </w:r>
      <w:r w:rsidR="51E39518">
        <w:t>.</w:t>
      </w:r>
      <w:r w:rsidR="071680A5">
        <w:t xml:space="preserve"> Also at these temperatures, shivering and then crawling up vegetation will significantly increase survival (</w:t>
      </w:r>
      <w:r w:rsidR="2BA7878C">
        <w:t>Anderson and Brower 1996;</w:t>
      </w:r>
      <w:r w:rsidR="071680A5">
        <w:t xml:space="preserve"> Masters et al.</w:t>
      </w:r>
      <w:r w:rsidR="68752965">
        <w:t xml:space="preserve"> 1988</w:t>
      </w:r>
      <w:r w:rsidR="071680A5">
        <w:t>)</w:t>
      </w:r>
      <w:r w:rsidR="30DDB46E">
        <w:t xml:space="preserve"> </w:t>
      </w:r>
      <w:r w:rsidR="56660216">
        <w:t xml:space="preserve">since </w:t>
      </w:r>
      <w:r w:rsidR="117E11E4">
        <w:t xml:space="preserve">elevated </w:t>
      </w:r>
      <w:r w:rsidR="5D78C256">
        <w:t xml:space="preserve">monarchs </w:t>
      </w:r>
      <w:r w:rsidR="30DDB46E">
        <w:t xml:space="preserve">avoid the </w:t>
      </w:r>
      <w:r w:rsidR="6340E9F3">
        <w:t>low</w:t>
      </w:r>
      <w:r w:rsidR="40B7D117">
        <w:t>est</w:t>
      </w:r>
      <w:r w:rsidR="6340E9F3">
        <w:t xml:space="preserve"> </w:t>
      </w:r>
      <w:r w:rsidR="30DDB46E">
        <w:t xml:space="preserve">temperatures </w:t>
      </w:r>
      <w:r w:rsidR="77F3DD6E">
        <w:t>(</w:t>
      </w:r>
      <w:r w:rsidR="30DDB46E">
        <w:t xml:space="preserve">at </w:t>
      </w:r>
      <w:r w:rsidR="1A7CE8EA">
        <w:t xml:space="preserve">ground </w:t>
      </w:r>
      <w:r w:rsidR="30DDB46E">
        <w:t>level</w:t>
      </w:r>
      <w:r w:rsidR="67C21518">
        <w:t>)</w:t>
      </w:r>
      <w:r w:rsidR="30DDB46E">
        <w:t xml:space="preserve">. </w:t>
      </w:r>
      <w:r w:rsidR="53BF937A">
        <w:t>Like</w:t>
      </w:r>
      <w:r w:rsidR="0AB3E085">
        <w:t xml:space="preserve"> crawling, if </w:t>
      </w:r>
      <w:r w:rsidR="51CA16BA">
        <w:t xml:space="preserve">monarchs are </w:t>
      </w:r>
      <w:r w:rsidR="773ACDA3">
        <w:t xml:space="preserve">under dense </w:t>
      </w:r>
      <w:r w:rsidR="7D347ADC">
        <w:t>foliage,</w:t>
      </w:r>
      <w:r w:rsidR="773ACDA3">
        <w:t xml:space="preserve"> </w:t>
      </w:r>
      <w:r w:rsidR="2E2A1114">
        <w:t xml:space="preserve">their </w:t>
      </w:r>
      <w:r w:rsidR="7CF94CC2">
        <w:t xml:space="preserve">body temperature </w:t>
      </w:r>
      <w:r w:rsidR="6547A484">
        <w:t>approximate</w:t>
      </w:r>
      <w:r w:rsidR="03D9177D">
        <w:t>s</w:t>
      </w:r>
      <w:r w:rsidR="7CF94CC2">
        <w:t xml:space="preserve"> ambient, but wi</w:t>
      </w:r>
      <w:r w:rsidR="1F371F82">
        <w:t>t</w:t>
      </w:r>
      <w:r w:rsidR="7CF94CC2">
        <w:t>h exposure to the night sky body temperature</w:t>
      </w:r>
      <w:r w:rsidR="65A64111">
        <w:t>s</w:t>
      </w:r>
      <w:r w:rsidR="7CF94CC2">
        <w:t xml:space="preserve"> fall in proportion to </w:t>
      </w:r>
      <w:r w:rsidR="4B0CAD3F">
        <w:t xml:space="preserve">the </w:t>
      </w:r>
      <w:r w:rsidR="7CF94CC2">
        <w:t>exposure</w:t>
      </w:r>
      <w:r w:rsidR="1CF79A10">
        <w:t xml:space="preserve"> (Anderson and Brower</w:t>
      </w:r>
      <w:r w:rsidR="67F123A3">
        <w:t xml:space="preserve"> 1996</w:t>
      </w:r>
      <w:r w:rsidR="1CF79A10">
        <w:t>)</w:t>
      </w:r>
      <w:r w:rsidR="77808B0F">
        <w:t xml:space="preserve">. This exposure reduces survival and even more so if </w:t>
      </w:r>
      <w:r w:rsidR="739BB922">
        <w:t xml:space="preserve">monarchs are </w:t>
      </w:r>
      <w:r w:rsidR="77808B0F">
        <w:t>wet instead of dry (</w:t>
      </w:r>
      <w:r w:rsidR="77808B0F" w:rsidRPr="467DB06E">
        <w:rPr>
          <w:i/>
          <w:iCs/>
        </w:rPr>
        <w:t>ibid</w:t>
      </w:r>
      <w:r w:rsidR="77808B0F">
        <w:t>).</w:t>
      </w:r>
      <w:r w:rsidR="1CF79A10">
        <w:t xml:space="preserve"> </w:t>
      </w:r>
      <w:r w:rsidR="3FC8703D">
        <w:t>Similarly,</w:t>
      </w:r>
      <w:r w:rsidR="2BB26525">
        <w:t xml:space="preserve"> </w:t>
      </w:r>
      <w:r w:rsidR="2E029D0F">
        <w:t xml:space="preserve">wind </w:t>
      </w:r>
      <w:r w:rsidR="7253BD9D">
        <w:t xml:space="preserve">driven </w:t>
      </w:r>
      <w:r w:rsidR="2E029D0F">
        <w:t xml:space="preserve">convective </w:t>
      </w:r>
      <w:r w:rsidR="119A1D67">
        <w:t>cooling</w:t>
      </w:r>
      <w:r w:rsidR="2E029D0F">
        <w:t xml:space="preserve"> can </w:t>
      </w:r>
      <w:r w:rsidR="473CABAA">
        <w:t xml:space="preserve">reduce </w:t>
      </w:r>
      <w:r w:rsidR="3535A491">
        <w:t>survival</w:t>
      </w:r>
      <w:r w:rsidR="7165E67C">
        <w:t xml:space="preserve"> </w:t>
      </w:r>
      <w:r w:rsidR="0494BA6C">
        <w:t xml:space="preserve">and </w:t>
      </w:r>
      <w:r w:rsidR="7165E67C">
        <w:t>even at sl</w:t>
      </w:r>
      <w:r w:rsidR="579B879A">
        <w:t>o</w:t>
      </w:r>
      <w:r w:rsidR="7165E67C">
        <w:t>w wind spe</w:t>
      </w:r>
      <w:r w:rsidR="40249F17">
        <w:t>e</w:t>
      </w:r>
      <w:r w:rsidR="7165E67C">
        <w:t>ds</w:t>
      </w:r>
      <w:r w:rsidR="13289DF1">
        <w:t xml:space="preserve"> (</w:t>
      </w:r>
      <w:commentRangeStart w:id="171"/>
      <w:r w:rsidR="13289DF1">
        <w:t>Kingsolver 1983</w:t>
      </w:r>
      <w:commentRangeEnd w:id="171"/>
      <w:r>
        <w:rPr>
          <w:rStyle w:val="CommentReference"/>
          <w:sz w:val="24"/>
          <w:szCs w:val="24"/>
        </w:rPr>
        <w:commentReference w:id="171"/>
      </w:r>
      <w:r w:rsidR="13289DF1">
        <w:t>)</w:t>
      </w:r>
      <w:r w:rsidR="70490099">
        <w:t>.</w:t>
      </w:r>
      <w:r w:rsidR="13289DF1">
        <w:t xml:space="preserve"> </w:t>
      </w:r>
      <w:r w:rsidR="0A437DD9">
        <w:t xml:space="preserve">But </w:t>
      </w:r>
      <w:r w:rsidR="1B01C774">
        <w:t>while t</w:t>
      </w:r>
      <w:r w:rsidR="46AC5B20" w:rsidRPr="467DB06E">
        <w:t xml:space="preserve">he individual pairwise interactions (e.g., wetting </w:t>
      </w:r>
      <w:r w:rsidR="2FB1DB70" w:rsidRPr="467DB06E">
        <w:t xml:space="preserve">and </w:t>
      </w:r>
      <w:r w:rsidR="46AC5B20" w:rsidRPr="467DB06E">
        <w:t xml:space="preserve">freezing survival, wind </w:t>
      </w:r>
      <w:r w:rsidR="4B9372B3" w:rsidRPr="467DB06E">
        <w:t xml:space="preserve">and </w:t>
      </w:r>
      <w:r w:rsidR="46AC5B20" w:rsidRPr="467DB06E">
        <w:t xml:space="preserve">convective </w:t>
      </w:r>
      <w:r w:rsidR="6E057375" w:rsidRPr="467DB06E">
        <w:t>cooling survival</w:t>
      </w:r>
      <w:r w:rsidR="46AC5B20" w:rsidRPr="467DB06E">
        <w:t xml:space="preserve">) have been studied, </w:t>
      </w:r>
      <w:r w:rsidR="3AA83CF7" w:rsidRPr="467DB06E">
        <w:t>we know of no</w:t>
      </w:r>
      <w:r w:rsidR="46AC5B20" w:rsidRPr="467DB06E">
        <w:t xml:space="preserve"> study </w:t>
      </w:r>
      <w:r w:rsidR="51B12F3F" w:rsidRPr="467DB06E">
        <w:t xml:space="preserve">that </w:t>
      </w:r>
      <w:r w:rsidR="46AC5B20" w:rsidRPr="467DB06E">
        <w:t>has evaluated the three-way cumulative interaction of wind, exposure, and wetting on the immediate survival o</w:t>
      </w:r>
      <w:r w:rsidR="4C007CFB" w:rsidRPr="467DB06E">
        <w:t xml:space="preserve">f </w:t>
      </w:r>
      <w:r w:rsidR="46AC5B20" w:rsidRPr="467DB06E">
        <w:t>overwintering monarchs</w:t>
      </w:r>
      <w:r w:rsidR="69AA2268" w:rsidRPr="467DB06E">
        <w:t>.</w:t>
      </w:r>
      <w:r w:rsidR="7EC3B268" w:rsidRPr="467DB06E">
        <w:t xml:space="preserve"> </w:t>
      </w:r>
      <w:r w:rsidR="32F67BA2" w:rsidRPr="467DB06E">
        <w:t xml:space="preserve">The same is true for the three way interaction as it relates to overwintering lipid energetics of monarchs. </w:t>
      </w:r>
      <w:r w:rsidR="7EC3B268" w:rsidRPr="467DB06E">
        <w:t>Th</w:t>
      </w:r>
      <w:r w:rsidR="1D01E718" w:rsidRPr="467DB06E">
        <w:t>us, it seems th</w:t>
      </w:r>
      <w:r w:rsidR="552D29C3" w:rsidRPr="467DB06E">
        <w:t>at future versions of the</w:t>
      </w:r>
      <w:r w:rsidR="7EC3B268" w:rsidRPr="467DB06E">
        <w:t xml:space="preserve"> </w:t>
      </w:r>
      <w:r w:rsidR="221A1384" w:rsidRPr="467DB06E">
        <w:t>p</w:t>
      </w:r>
      <w:r w:rsidR="7EC3B268">
        <w:t xml:space="preserve">hysiological and energetic constraint </w:t>
      </w:r>
      <w:r w:rsidR="6505C899">
        <w:t xml:space="preserve">hypothesis could </w:t>
      </w:r>
      <w:r w:rsidR="1D6B5BC7">
        <w:t xml:space="preserve">consider models with </w:t>
      </w:r>
      <w:r w:rsidR="6505C899">
        <w:t xml:space="preserve">parameters that </w:t>
      </w:r>
      <w:r w:rsidR="0CD21F12">
        <w:t xml:space="preserve">comprehensively </w:t>
      </w:r>
      <w:r w:rsidR="6505C899">
        <w:t xml:space="preserve">address </w:t>
      </w:r>
      <w:r w:rsidR="363E91BE">
        <w:t xml:space="preserve">the energetic balancing of </w:t>
      </w:r>
      <w:r w:rsidR="6505C899">
        <w:t xml:space="preserve">staying </w:t>
      </w:r>
      <w:r w:rsidR="3A46080A">
        <w:t>warm</w:t>
      </w:r>
      <w:r w:rsidR="6505C899">
        <w:t xml:space="preserve"> enough, but not too </w:t>
      </w:r>
      <w:r w:rsidR="68EAACE9">
        <w:t>warm</w:t>
      </w:r>
      <w:r w:rsidR="6505C899">
        <w:t>, and staying cold enough</w:t>
      </w:r>
      <w:r w:rsidR="0F1F6C56">
        <w:t>,</w:t>
      </w:r>
      <w:r w:rsidR="6505C899">
        <w:t xml:space="preserve"> but not too col</w:t>
      </w:r>
      <w:r w:rsidR="13A1FEA0">
        <w:t xml:space="preserve">d. </w:t>
      </w:r>
    </w:p>
    <w:p w14:paraId="38BF4964" w14:textId="2A182FAD" w:rsidR="467DB06E" w:rsidRDefault="467DB06E" w:rsidP="467DB06E">
      <w:pPr>
        <w:pStyle w:val="BodyText"/>
        <w:spacing w:before="0" w:after="0" w:line="259" w:lineRule="auto"/>
      </w:pPr>
    </w:p>
    <w:p w14:paraId="00175274" w14:textId="209941FA" w:rsidR="008E5555" w:rsidRDefault="00CB5D2C" w:rsidP="75664237">
      <w:pPr>
        <w:pStyle w:val="BodyText"/>
        <w:spacing w:before="0" w:after="0" w:line="259" w:lineRule="auto"/>
        <w:rPr>
          <w:ins w:id="172" w:author="Microsoft Word" w:date="2026-06-19T15:46:00Z" w16du:dateUtc="2026-06-19T22:46:00Z"/>
          <w:rFonts w:ascii="Times" w:eastAsia="Times" w:hAnsi="Times" w:cs="Times"/>
          <w:sz w:val="15"/>
          <w:szCs w:val="15"/>
        </w:rPr>
      </w:pPr>
      <w:ins w:id="173" w:author="Microsoft Word" w:date="2026-06-19T15:46:00Z" w16du:dateUtc="2026-06-19T22:46:00Z">
        <w:r>
          <w:t xml:space="preserve">Second, though we did not observe it, we do not dispute that wind can dislodge butterflies from a cluster. </w:t>
        </w:r>
        <w:r w:rsidR="72394DA9">
          <w:t>We see at least two conditions under which disruption could be possible or even likely</w:t>
        </w:r>
        <w:r w:rsidR="1FF83BE9">
          <w:t xml:space="preserve">. </w:t>
        </w:r>
        <w:r>
          <w:t xml:space="preserve">The </w:t>
        </w:r>
        <w:r w:rsidR="343E16A5">
          <w:t>W</w:t>
        </w:r>
        <w:r>
          <w:t xml:space="preserve">ind </w:t>
        </w:r>
        <w:r w:rsidR="16B1F58C">
          <w:t>D</w:t>
        </w:r>
        <w:r>
          <w:t xml:space="preserve">isruption </w:t>
        </w:r>
        <w:r w:rsidR="0A752229">
          <w:t>H</w:t>
        </w:r>
        <w:r>
          <w:t>ypothesis was developed during an era of massive aggregations containing hundreds of thousands of individuals, where many butterflies attached only to other butterflies in multi-layered formations (Leong 1990; Brower et al. 2008). In contrast, our study observed relatively small clusters where a large</w:t>
        </w:r>
        <w:r w:rsidR="772D4CD5">
          <w:t>r</w:t>
        </w:r>
        <w:r>
          <w:t xml:space="preserve"> proportion of clustering butterflies could maintain direct contact with eucalyptus substrates. </w:t>
        </w:r>
        <w:r w:rsidR="58D60F98">
          <w:t>Thus, i</w:t>
        </w:r>
        <w:r>
          <w:t xml:space="preserve">f substrate attachment provides greater wind resistance than butterfly-to-butterfly attachment, </w:t>
        </w:r>
        <w:r w:rsidR="4806978A">
          <w:t xml:space="preserve">then </w:t>
        </w:r>
        <w:r>
          <w:t xml:space="preserve">wind might affect these different clustering configurations differently. It </w:t>
        </w:r>
        <w:r>
          <w:lastRenderedPageBreak/>
          <w:t xml:space="preserve">is thus possible that the Disruptive Wind Hypothesis may be more accurate </w:t>
        </w:r>
        <w:r w:rsidR="3C6EA10D">
          <w:t xml:space="preserve">under </w:t>
        </w:r>
        <w:r>
          <w:t>extreme densities</w:t>
        </w:r>
        <w:r w:rsidR="0155EABE">
          <w:t xml:space="preserve"> as reported by Alonso-Mejia et al (</w:t>
        </w:r>
        <w:r w:rsidR="379482CB">
          <w:t>1992</w:t>
        </w:r>
        <w:r w:rsidR="0155EABE">
          <w:t>)</w:t>
        </w:r>
        <w:r>
          <w:t xml:space="preserve">. </w:t>
        </w:r>
        <w:r w:rsidR="34734235">
          <w:t>Those authors report that monarchs can be dislodged by the wind. They also report that monarchs c</w:t>
        </w:r>
        <w:r w:rsidR="36B9F55E">
          <w:t xml:space="preserve">an be dislodged by rain. </w:t>
        </w:r>
        <w:r w:rsidR="51E39518">
          <w:t xml:space="preserve">Freezing conditions can be survived by monarch butterflies, to temperatures as low as </w:t>
        </w:r>
        <w:r w:rsidR="09829960">
          <w:t>-7 or -</w:t>
        </w:r>
        <w:r w:rsidR="51E39518">
          <w:t>8C (Alo</w:t>
        </w:r>
        <w:r w:rsidR="17424999">
          <w:t>nso-</w:t>
        </w:r>
        <w:r w:rsidR="6E2E9073">
          <w:t>M</w:t>
        </w:r>
        <w:r w:rsidR="17424999">
          <w:t>ejia</w:t>
        </w:r>
        <w:r w:rsidR="7FA70D86">
          <w:t xml:space="preserve"> et al.</w:t>
        </w:r>
        <w:r w:rsidR="49A7BF31">
          <w:t xml:space="preserve"> </w:t>
        </w:r>
        <w:r w:rsidR="05CE88F7">
          <w:t xml:space="preserve">(1992); </w:t>
        </w:r>
        <w:r w:rsidR="49A7BF31">
          <w:t>Anderson and Brower</w:t>
        </w:r>
        <w:r w:rsidR="4FE617CE">
          <w:t xml:space="preserve"> </w:t>
        </w:r>
        <w:r w:rsidR="7784A3C5">
          <w:t xml:space="preserve">(1996) </w:t>
        </w:r>
        <w:r w:rsidR="4FE617CE">
          <w:t>respectively</w:t>
        </w:r>
        <w:r w:rsidR="17424999">
          <w:t>)</w:t>
        </w:r>
        <w:r w:rsidR="243E1D75">
          <w:t>.</w:t>
        </w:r>
        <w:r w:rsidR="17424999">
          <w:t xml:space="preserve"> </w:t>
        </w:r>
        <w:r w:rsidR="41414E15">
          <w:t>T</w:t>
        </w:r>
        <w:r w:rsidR="17424999">
          <w:t>hough i</w:t>
        </w:r>
        <w:r w:rsidR="218BCCB4">
          <w:t>f</w:t>
        </w:r>
        <w:r w:rsidR="17424999">
          <w:t xml:space="preserve"> wet instead of dry, survival </w:t>
        </w:r>
        <w:r w:rsidR="05B5683A">
          <w:t xml:space="preserve">at this temperature </w:t>
        </w:r>
        <w:r w:rsidR="17424999">
          <w:t>is</w:t>
        </w:r>
        <w:r w:rsidR="4D3A7A6C">
          <w:t xml:space="preserve"> </w:t>
        </w:r>
        <w:r w:rsidR="17424999">
          <w:t>reduced by 50 percent</w:t>
        </w:r>
        <w:r w:rsidR="02E409B4">
          <w:t xml:space="preserve"> (</w:t>
        </w:r>
        <w:r w:rsidR="02E409B4" w:rsidRPr="75664237">
          <w:rPr>
            <w:i/>
            <w:iCs/>
          </w:rPr>
          <w:t>ibid</w:t>
        </w:r>
        <w:r w:rsidR="02E409B4">
          <w:t>)</w:t>
        </w:r>
        <w:r w:rsidR="51E39518">
          <w:t>.</w:t>
        </w:r>
        <w:r w:rsidR="071680A5">
          <w:t xml:space="preserve"> Also at these temperatures, shivering and then crawling up vegetation will significantly increase survival (</w:t>
        </w:r>
        <w:r w:rsidR="2BA7878C">
          <w:t>Anderson and Brower 1996;</w:t>
        </w:r>
        <w:r w:rsidR="071680A5">
          <w:t xml:space="preserve"> Masters et al.</w:t>
        </w:r>
        <w:r w:rsidR="68752965">
          <w:t xml:space="preserve"> 1988</w:t>
        </w:r>
        <w:r w:rsidR="071680A5">
          <w:t>)</w:t>
        </w:r>
        <w:r w:rsidR="30DDB46E">
          <w:t xml:space="preserve"> </w:t>
        </w:r>
        <w:r w:rsidR="5D78C256">
          <w:t xml:space="preserve">as monarchs </w:t>
        </w:r>
        <w:r w:rsidR="30DDB46E">
          <w:t xml:space="preserve">avoid the lowest temperatures </w:t>
        </w:r>
        <w:r w:rsidR="77F3DD6E">
          <w:t>(</w:t>
        </w:r>
        <w:r w:rsidR="30DDB46E">
          <w:t>at substrate level</w:t>
        </w:r>
        <w:r w:rsidR="67C21518">
          <w:t>)</w:t>
        </w:r>
        <w:r w:rsidR="30DDB46E">
          <w:t xml:space="preserve">. </w:t>
        </w:r>
        <w:r w:rsidR="53BF937A">
          <w:t>Like</w:t>
        </w:r>
        <w:r w:rsidR="0AB3E085">
          <w:t xml:space="preserve"> crawling, if </w:t>
        </w:r>
        <w:r w:rsidR="51CA16BA">
          <w:t xml:space="preserve">monarchs are </w:t>
        </w:r>
        <w:r w:rsidR="773ACDA3">
          <w:t xml:space="preserve">under dense foliage </w:t>
        </w:r>
        <w:r w:rsidR="2E2A1114">
          <w:t xml:space="preserve">their </w:t>
        </w:r>
        <w:r w:rsidR="7CF94CC2">
          <w:t xml:space="preserve">body temperature </w:t>
        </w:r>
        <w:r w:rsidR="6547A484">
          <w:t>approximate</w:t>
        </w:r>
        <w:r w:rsidR="03D9177D">
          <w:t>s</w:t>
        </w:r>
        <w:r w:rsidR="7CF94CC2">
          <w:t xml:space="preserve"> ambient, but wi</w:t>
        </w:r>
        <w:r w:rsidR="1F371F82">
          <w:t>t</w:t>
        </w:r>
        <w:r w:rsidR="7CF94CC2">
          <w:t>h exposure to the night sky body temperature falls in proportion to exposure</w:t>
        </w:r>
        <w:r w:rsidR="1CF79A10">
          <w:t xml:space="preserve"> (Anderson and Brower)</w:t>
        </w:r>
        <w:r w:rsidR="77808B0F">
          <w:t>. This exposure reduces survival and even more so if wet instead of dry (ibid).</w:t>
        </w:r>
        <w:r w:rsidR="1CF79A10">
          <w:t xml:space="preserve"> </w:t>
        </w:r>
      </w:ins>
    </w:p>
    <w:p w14:paraId="52B082AD" w14:textId="0C05B1C9" w:rsidR="008E5555" w:rsidRDefault="00CB5D2C">
      <w:pPr>
        <w:pStyle w:val="BodyText"/>
      </w:pPr>
      <w:r>
        <w:t xml:space="preserve">Finally, our models explained relatively little variance overall (30-minute 6.4%; two sunset cycles 39.7%), reflecting both the complexity of butterfly behavior and our focus on testing specific hypotheses rather than comprehensively explaining </w:t>
      </w:r>
      <w:r w:rsidR="7810D4AF">
        <w:t>clustering</w:t>
      </w:r>
      <w:r>
        <w:t xml:space="preserve"> patterns. Regardless, the Wind Disruption Hypothesis predicts substantial observable impacts, not subtle ones. Our analyses achieved 87.5% power to detect moderate effects and 98.5% power for large effects. Our failure to detect effects, despite adequate power, validated methodology, and successful identification of other environmental predictors and interaction terms, provides strong evidence against the hypothesis rather than merely absence of evidence.</w:t>
      </w:r>
      <w:r w:rsidR="5DC28E0A">
        <w:t xml:space="preserve"> To be determined is whether these patterns wil</w:t>
      </w:r>
      <w:r w:rsidR="3CF93F2C">
        <w:t xml:space="preserve">l </w:t>
      </w:r>
      <w:r w:rsidR="5DC28E0A">
        <w:t xml:space="preserve">hold up across the full range of </w:t>
      </w:r>
      <w:r w:rsidR="5E067411">
        <w:t>climatic</w:t>
      </w:r>
      <w:r w:rsidR="5DC28E0A">
        <w:t xml:space="preserve"> and </w:t>
      </w:r>
      <w:r w:rsidR="4C9D8C35">
        <w:t>demographic</w:t>
      </w:r>
      <w:r w:rsidR="5DC28E0A">
        <w:t xml:space="preserve"> </w:t>
      </w:r>
      <w:r w:rsidR="3DBF05B7">
        <w:t>conditions that overwintering monarch butterflies experience.</w:t>
      </w:r>
    </w:p>
    <w:p w14:paraId="5891FFA3" w14:textId="77777777" w:rsidR="008E5555" w:rsidRDefault="00CB5D2C">
      <w:pPr>
        <w:pStyle w:val="Heading2"/>
      </w:pPr>
      <w:bookmarkStart w:id="174" w:name="Xf47be904ec4c950f2ae86d5c89b689be1b50c08"/>
      <w:bookmarkEnd w:id="168"/>
      <w:r>
        <w:t>Unexplained Factors of Variation, Resolution and Replication</w:t>
      </w:r>
    </w:p>
    <w:p w14:paraId="38BADB6B" w14:textId="1EDC5C6D" w:rsidR="008E5555" w:rsidRDefault="09E9D9D7">
      <w:pPr>
        <w:pStyle w:val="FirstParagraph"/>
      </w:pPr>
      <w:r>
        <w:t>Explaining</w:t>
      </w:r>
      <w:r w:rsidR="00CB5D2C">
        <w:t xml:space="preserve"> 39.7% of </w:t>
      </w:r>
      <w:r w:rsidR="486AD562">
        <w:t xml:space="preserve">the </w:t>
      </w:r>
      <w:r w:rsidR="00CB5D2C">
        <w:t>variance suggest</w:t>
      </w:r>
      <w:r w:rsidR="1D8315C9">
        <w:t>s</w:t>
      </w:r>
      <w:r w:rsidR="00CB5D2C">
        <w:t xml:space="preserve"> the existence of </w:t>
      </w:r>
      <w:r w:rsidR="727635FE">
        <w:t>unaccounted</w:t>
      </w:r>
      <w:r w:rsidR="00CB5D2C">
        <w:t xml:space="preserve"> sources of variance. Here we identify possible sources of variation that we did not address</w:t>
      </w:r>
      <w:r w:rsidR="6213C83D">
        <w:t xml:space="preserve"> directly or thus far in our discussion</w:t>
      </w:r>
      <w:r w:rsidR="00CB5D2C">
        <w:t>. One is additional time intervals for predicting changes in the response variable (</w:t>
      </w:r>
      <m:oMath>
        <m:r>
          <m:rPr>
            <m:sty m:val="p"/>
          </m:rPr>
          <w:rPr>
            <w:rFonts w:ascii="Cambria Math" w:hAnsi="Cambria Math"/>
          </w:rPr>
          <m:t>Δ</m:t>
        </m:r>
      </m:oMath>
      <w:r w:rsidR="00CB5D2C">
        <w:t xml:space="preserve">BI). Given a sixfold increase in variance explained between the shorter and longer time frames, we suspect that further </w:t>
      </w:r>
      <w:r w:rsidR="4EA05F9C">
        <w:t xml:space="preserve">exploration of a </w:t>
      </w:r>
      <w:r w:rsidR="00CB5D2C">
        <w:t xml:space="preserve">time </w:t>
      </w:r>
      <w:r w:rsidR="61D2AD03">
        <w:t xml:space="preserve">parameter </w:t>
      </w:r>
      <w:r w:rsidR="00CB5D2C">
        <w:t xml:space="preserve">would </w:t>
      </w:r>
      <w:r w:rsidR="31B32256">
        <w:t>lead to increase</w:t>
      </w:r>
      <w:r w:rsidR="229FC31B">
        <w:t>d</w:t>
      </w:r>
      <w:r w:rsidR="00CB5D2C">
        <w:t xml:space="preserve"> explanat</w:t>
      </w:r>
      <w:r w:rsidR="4F69803C">
        <w:t>ory</w:t>
      </w:r>
      <w:r w:rsidR="00CB5D2C">
        <w:t xml:space="preserve"> </w:t>
      </w:r>
      <w:r w:rsidR="419CFF5E">
        <w:t>power</w:t>
      </w:r>
      <w:r w:rsidR="00CB5D2C">
        <w:t xml:space="preserve">. </w:t>
      </w:r>
    </w:p>
    <w:p w14:paraId="7408F36B" w14:textId="2337C765" w:rsidR="008E5555" w:rsidRDefault="00CB5D2C">
      <w:pPr>
        <w:pStyle w:val="FirstParagraph"/>
      </w:pPr>
      <w:r>
        <w:t xml:space="preserve">Environmental factors that did explain variance were predominantly thermal in nature. Thermal factors seem to clearly play an important role in organizing clustering behavior. This, </w:t>
      </w:r>
      <w:r w:rsidR="4756A11D">
        <w:t>our</w:t>
      </w:r>
      <w:r>
        <w:t xml:space="preserve"> marginal lack of significance for temperature attributes, </w:t>
      </w:r>
      <w:r w:rsidR="5C4E622F">
        <w:t xml:space="preserve">and the clear impacts of freezing (above), </w:t>
      </w:r>
      <w:r>
        <w:t>suggests that sampling over a greater range of temperatures would provide more information.</w:t>
      </w:r>
    </w:p>
    <w:p w14:paraId="166F3C98" w14:textId="046DFD8B" w:rsidR="008E5555" w:rsidRDefault="00CB5D2C">
      <w:pPr>
        <w:pStyle w:val="BodyText"/>
      </w:pPr>
      <w:r>
        <w:t xml:space="preserve">Beyond environmental factors, social dynamics may explain additional variance. The strong effect of previous butterfly index on </w:t>
      </w:r>
      <m:oMath>
        <m:r>
          <m:rPr>
            <m:sty m:val="p"/>
          </m:rPr>
          <w:rPr>
            <w:rFonts w:ascii="Cambria Math" w:hAnsi="Cambria Math"/>
          </w:rPr>
          <m:t>Δ</m:t>
        </m:r>
      </m:oMath>
      <w:r>
        <w:t>BI (Figure </w:t>
      </w:r>
      <w:hyperlink w:anchor="fig:partial_effects_30min" w:history="1">
        <w:r w:rsidR="008E5555" w:rsidRPr="5D89EF11">
          <w:rPr>
            <w:rStyle w:val="Hyperlink"/>
          </w:rPr>
          <w:t>4</w:t>
        </w:r>
      </w:hyperlink>
      <w:r>
        <w:t xml:space="preserve">) suggests that monarchs exhibit statistically clumped spatial distributions. In spatial statistics, clumped or aggregated distributions are characterized by a higher variance relative to the mean. This pattern is </w:t>
      </w:r>
      <w:r>
        <w:lastRenderedPageBreak/>
        <w:t>overdispersion, or a contagious distribution, and is common in aposematic overwintering species</w:t>
      </w:r>
      <w:r w:rsidR="4676DBC7">
        <w:t xml:space="preserve"> including monarch butterflies (</w:t>
      </w:r>
      <w:commentRangeStart w:id="175"/>
      <w:r w:rsidR="4676DBC7">
        <w:t xml:space="preserve">Wells </w:t>
      </w:r>
      <w:commentRangeEnd w:id="175"/>
      <w:r>
        <w:rPr>
          <w:rStyle w:val="CommentReference"/>
          <w:sz w:val="24"/>
          <w:szCs w:val="24"/>
        </w:rPr>
        <w:commentReference w:id="175"/>
      </w:r>
      <w:r w:rsidR="4676DBC7">
        <w:t xml:space="preserve">et al. 1990; </w:t>
      </w:r>
      <w:commentRangeStart w:id="176"/>
      <w:r w:rsidR="2303F431">
        <w:t xml:space="preserve">Frey </w:t>
      </w:r>
      <w:commentRangeEnd w:id="176"/>
      <w:r>
        <w:rPr>
          <w:rStyle w:val="CommentReference"/>
          <w:sz w:val="24"/>
          <w:szCs w:val="24"/>
        </w:rPr>
        <w:commentReference w:id="176"/>
      </w:r>
      <w:r w:rsidR="2303F431">
        <w:t>et al. 1992</w:t>
      </w:r>
      <w:r w:rsidR="7DD6AAE3">
        <w:t>)</w:t>
      </w:r>
      <w:r>
        <w:t>. A positive feedback mechanism, where initial settlement increases the probability of others joining, creates self-reinforcing (contagious) aggregation patterns independent of immediate environmental conditions (</w:t>
      </w:r>
      <w:r w:rsidR="608ABF1B">
        <w:t xml:space="preserve">Frey et al. 1992; </w:t>
      </w:r>
      <w:r>
        <w:t>Berdahl et al. 2013</w:t>
      </w:r>
      <w:r w:rsidR="3EC93637">
        <w:t>; Ibsen et al. 2026</w:t>
      </w:r>
      <w:r>
        <w:t xml:space="preserve">). </w:t>
      </w:r>
      <w:r w:rsidR="55E823EA">
        <w:t xml:space="preserve">Typically, a very small percent of all available trees actually supports a large percentage of the overwintering population. </w:t>
      </w:r>
      <w:r w:rsidR="6B1ED663">
        <w:t>M</w:t>
      </w:r>
      <w:r>
        <w:t>odel</w:t>
      </w:r>
      <w:r w:rsidR="69176402">
        <w:t>s</w:t>
      </w:r>
      <w:r w:rsidDel="00CB5D2C">
        <w:t xml:space="preserve"> that </w:t>
      </w:r>
      <w:r>
        <w:t xml:space="preserve">incorporate clustering itself </w:t>
      </w:r>
      <w:r w:rsidR="2DB2E614">
        <w:t xml:space="preserve">may </w:t>
      </w:r>
      <w:r>
        <w:t xml:space="preserve">explain </w:t>
      </w:r>
      <w:r w:rsidR="61CD9E3A">
        <w:t xml:space="preserve">additional </w:t>
      </w:r>
      <w:r>
        <w:t>variance.</w:t>
      </w:r>
    </w:p>
    <w:p w14:paraId="44745C46" w14:textId="608CC1EA" w:rsidR="008E5555" w:rsidRDefault="00CB5D2C">
      <w:pPr>
        <w:pStyle w:val="BodyText"/>
      </w:pPr>
      <w:r>
        <w:t>Finally, testing these patterns across the broader overwintering range</w:t>
      </w:r>
      <w:r w:rsidR="678438A3">
        <w:t xml:space="preserve">, including Mexico, where animals experience much cooler temperatures than in </w:t>
      </w:r>
      <w:r w:rsidR="306C82FE">
        <w:t>California</w:t>
      </w:r>
      <w:r w:rsidR="678438A3">
        <w:t>,</w:t>
      </w:r>
      <w:r w:rsidDel="00CB5D2C">
        <w:t xml:space="preserve"> </w:t>
      </w:r>
      <w:r>
        <w:t>would establish their generality while allowing the capture of both temporal and spatial variance. Sites with different tree species, latitudes, and especially population densities could reveal whether wind responses vary with clustering configuration</w:t>
      </w:r>
      <w:r w:rsidR="45B7696F">
        <w:t>, extreme temperature events,</w:t>
      </w:r>
      <w:r>
        <w:t xml:space="preserve"> or if our findings represent fundamental aspects of western monarch overwintering behavior.</w:t>
      </w:r>
    </w:p>
    <w:p w14:paraId="3F04C717" w14:textId="77777777" w:rsidR="008E5555" w:rsidRDefault="00CB5D2C">
      <w:pPr>
        <w:pStyle w:val="Heading2"/>
      </w:pPr>
      <w:bookmarkStart w:id="177" w:name="implications-for-conservation"/>
      <w:bookmarkEnd w:id="174"/>
      <w:r>
        <w:t>Implications for Conservation</w:t>
      </w:r>
    </w:p>
    <w:p w14:paraId="35569925" w14:textId="1F70F608" w:rsidR="008E5555" w:rsidRDefault="00CB5D2C" w:rsidP="1D251770">
      <w:pPr>
        <w:pStyle w:val="FirstParagraph"/>
        <w:spacing w:line="259" w:lineRule="auto"/>
      </w:pPr>
      <w:r>
        <w:t xml:space="preserve">Our findings suggest that wind protection, long considered an essential environmental factor in overwintering monarch conservation, may constrain habitat suitability far less than previously believed. This realization carries important implications for how we understand, manage, and restore overwintering sites. Specifically, we contend that light and wind cannot interact in a positive manner if butterflies </w:t>
      </w:r>
      <w:r w:rsidR="6B144161">
        <w:t>cannot expose themselves</w:t>
      </w:r>
      <w:r>
        <w:t xml:space="preserve"> to both</w:t>
      </w:r>
      <w:r w:rsidR="53F62EC0">
        <w:t xml:space="preserve"> simultaneously</w:t>
      </w:r>
      <w:r>
        <w:t xml:space="preserve">. </w:t>
      </w:r>
      <w:r w:rsidR="7DBACABF">
        <w:t xml:space="preserve">In contrast, </w:t>
      </w:r>
      <w:r w:rsidR="33D97C45">
        <w:t>if</w:t>
      </w:r>
      <w:r>
        <w:t xml:space="preserve"> light and </w:t>
      </w:r>
      <w:r w:rsidR="17D19FCE">
        <w:t>wind</w:t>
      </w:r>
      <w:r w:rsidR="7C48A049">
        <w:t xml:space="preserve"> interact in a negative manner</w:t>
      </w:r>
      <w:r w:rsidR="17D19FCE">
        <w:t>,</w:t>
      </w:r>
      <w:r>
        <w:t xml:space="preserve"> </w:t>
      </w:r>
      <w:r w:rsidR="734DAB94">
        <w:t>butterflies</w:t>
      </w:r>
      <w:r w:rsidR="587DF0A6">
        <w:t xml:space="preserve"> should </w:t>
      </w:r>
      <w:r>
        <w:t xml:space="preserve">be </w:t>
      </w:r>
      <w:r w:rsidR="48FEFAA6">
        <w:t xml:space="preserve">able </w:t>
      </w:r>
      <w:r>
        <w:t xml:space="preserve">to respond with compensatory avoidance </w:t>
      </w:r>
      <w:r w:rsidR="7F538170">
        <w:t>(</w:t>
      </w:r>
      <w:r>
        <w:t>reducing cluster size or cluster site fidelity</w:t>
      </w:r>
      <w:r w:rsidR="181EA1E4">
        <w:t>)</w:t>
      </w:r>
      <w:r w:rsidR="21F7403C">
        <w:t xml:space="preserve"> except under extreme weather conditions</w:t>
      </w:r>
      <w:r>
        <w:t>.</w:t>
      </w:r>
    </w:p>
    <w:p w14:paraId="563DE779" w14:textId="409B7532" w:rsidR="008E5555" w:rsidRDefault="00CB5D2C">
      <w:pPr>
        <w:pStyle w:val="Heading3"/>
      </w:pPr>
      <w:bookmarkStart w:id="178" w:name="X779991813e6d29fd4b23ab6962c819f64e77611"/>
      <w:r>
        <w:t xml:space="preserve">Expanded Habitat Availability and </w:t>
      </w:r>
      <w:r w:rsidR="3B513980">
        <w:t xml:space="preserve">Reduced </w:t>
      </w:r>
      <w:r>
        <w:t>Population Limitation</w:t>
      </w:r>
    </w:p>
    <w:p w14:paraId="1FE5EE4B" w14:textId="39B8BEAF" w:rsidR="008E5555" w:rsidRDefault="00CB5D2C">
      <w:pPr>
        <w:pStyle w:val="FirstParagraph"/>
      </w:pPr>
      <w:r>
        <w:t xml:space="preserve">Are we observing limited suitable habitat for overwintering western monarchs? Or, with western monarch populations at historically low levels, </w:t>
      </w:r>
      <w:r w:rsidR="3F3765B2">
        <w:t>are</w:t>
      </w:r>
      <w:r>
        <w:t xml:space="preserve"> there </w:t>
      </w:r>
      <w:r w:rsidR="33EAC1DB">
        <w:t>to</w:t>
      </w:r>
      <w:r w:rsidR="5AE9816C">
        <w:t>o</w:t>
      </w:r>
      <w:r w:rsidR="33EAC1DB">
        <w:t xml:space="preserve"> few</w:t>
      </w:r>
      <w:r>
        <w:t xml:space="preserve"> butterflies t</w:t>
      </w:r>
      <w:r w:rsidR="4993BA8D">
        <w:t xml:space="preserve">o </w:t>
      </w:r>
      <w:r>
        <w:t xml:space="preserve">occupy </w:t>
      </w:r>
      <w:r w:rsidR="4D9F0D1C">
        <w:t xml:space="preserve">all </w:t>
      </w:r>
      <w:r>
        <w:t>suitable space</w:t>
      </w:r>
      <w:r w:rsidR="1524C0B5">
        <w:t>s</w:t>
      </w:r>
      <w:r>
        <w:t>? The absence of wind disruption despite frequent threshold exceedances indicates that suitable habitat within existing groves may be more extensive</w:t>
      </w:r>
      <w:r w:rsidR="6F427B64">
        <w:t>, and less wind limited,</w:t>
      </w:r>
      <w:r>
        <w:t xml:space="preserve"> than currently recognized, at least at </w:t>
      </w:r>
      <w:r w:rsidR="79F16A02">
        <w:t xml:space="preserve">the </w:t>
      </w:r>
      <w:r>
        <w:t>modern temperatures and population sizes</w:t>
      </w:r>
      <w:r w:rsidR="4D35B34E">
        <w:t xml:space="preserve"> </w:t>
      </w:r>
      <w:r w:rsidR="59D16A4E">
        <w:t xml:space="preserve">experienced by </w:t>
      </w:r>
      <w:r w:rsidR="4D35B34E">
        <w:t>Western monarchs</w:t>
      </w:r>
      <w:r>
        <w:t>. Therefore, groves previously dismissed due to wind exposure might support clusters under larger population conditions, simply because there would be butterflies to occupy them.</w:t>
      </w:r>
    </w:p>
    <w:p w14:paraId="52F364D9" w14:textId="77777777" w:rsidR="008E5555" w:rsidRDefault="00CB5D2C">
      <w:pPr>
        <w:pStyle w:val="Heading3"/>
      </w:pPr>
      <w:bookmarkStart w:id="179" w:name="simplified-management-requirements"/>
      <w:bookmarkEnd w:id="178"/>
      <w:r>
        <w:t>Simplified Management Requirements</w:t>
      </w:r>
    </w:p>
    <w:p w14:paraId="68C6F15F" w14:textId="3CCA48F7" w:rsidR="00CB5D2C" w:rsidRDefault="00CB5D2C" w:rsidP="467DB06E">
      <w:pPr>
        <w:pStyle w:val="FirstParagraph"/>
      </w:pPr>
      <w:r>
        <w:t>Current management frameworks recommend protecting buffer zones around clustering sites</w:t>
      </w:r>
      <w:r w:rsidR="38776B43">
        <w:t xml:space="preserve"> (e.g.: </w:t>
      </w:r>
      <w:r>
        <w:t xml:space="preserve">up to six tree-heights away from cluster </w:t>
      </w:r>
      <w:r w:rsidR="422B7E04">
        <w:t>trees</w:t>
      </w:r>
      <w:r w:rsidR="21D1289F">
        <w:t xml:space="preserve">, Althouse &amp; Meade, Inc. and Creekside Science 2023) </w:t>
      </w:r>
      <w:r>
        <w:t xml:space="preserve">to </w:t>
      </w:r>
      <w:r w:rsidRPr="467DB06E">
        <w:rPr>
          <w:i/>
          <w:iCs/>
        </w:rPr>
        <w:t>ensure adequate wind protection</w:t>
      </w:r>
      <w:r>
        <w:t xml:space="preserve">. This </w:t>
      </w:r>
      <w:r w:rsidR="7A27C54E">
        <w:t>would equal</w:t>
      </w:r>
      <w:r>
        <w:t xml:space="preserve"> </w:t>
      </w:r>
      <w:r w:rsidR="536AA908">
        <w:t>240-meter buffer</w:t>
      </w:r>
      <w:r>
        <w:t>s for 40 meters tall</w:t>
      </w:r>
      <w:r w:rsidR="74020A23">
        <w:t xml:space="preserve"> </w:t>
      </w:r>
      <w:r w:rsidR="10870E5B">
        <w:t xml:space="preserve">cluster </w:t>
      </w:r>
      <w:r w:rsidR="74020A23">
        <w:t>trees</w:t>
      </w:r>
      <w:r>
        <w:t xml:space="preserve">. </w:t>
      </w:r>
      <w:r w:rsidR="057A4D7D">
        <w:t>Such buffers would derive s</w:t>
      </w:r>
      <w:r>
        <w:t xml:space="preserve">ubstantial </w:t>
      </w:r>
      <w:r w:rsidR="0132AC6D">
        <w:t>complexity,</w:t>
      </w:r>
      <w:r>
        <w:t xml:space="preserve"> and potential management hurdles</w:t>
      </w:r>
      <w:r w:rsidR="082F445B">
        <w:t>,</w:t>
      </w:r>
      <w:r>
        <w:t xml:space="preserve"> in coastal California where overwintering sites often </w:t>
      </w:r>
      <w:r>
        <w:lastRenderedPageBreak/>
        <w:t xml:space="preserve">involve diverse stakeholders. For example, in Pacific Grove, California, cluster trees are within meters of a neighborhood fenceline, and a cluster tree extends over </w:t>
      </w:r>
      <w:r w:rsidR="42E49A16">
        <w:t xml:space="preserve">a hotel </w:t>
      </w:r>
      <w:r>
        <w:t>parking lot (F.X.V. pers. obs.)</w:t>
      </w:r>
      <w:r w:rsidR="6C26E620">
        <w:t>, such</w:t>
      </w:r>
      <w:r w:rsidR="4A47739E">
        <w:t xml:space="preserve"> that</w:t>
      </w:r>
      <w:r w:rsidR="1952035F">
        <w:t xml:space="preserve"> more than half of the buffer zone would be on residential and commercial property.</w:t>
      </w:r>
      <w:r w:rsidR="694ADB10">
        <w:t xml:space="preserve"> </w:t>
      </w:r>
      <w:r w:rsidR="56AB26B6">
        <w:t>Yet, t</w:t>
      </w:r>
      <w:r>
        <w:t xml:space="preserve">rees adjacent to groves, </w:t>
      </w:r>
      <w:r w:rsidR="544DF4BD">
        <w:t xml:space="preserve">now </w:t>
      </w:r>
      <w:r>
        <w:t xml:space="preserve">considered essential for wind breaks, may contribute far less than currently thought. </w:t>
      </w:r>
      <w:r w:rsidR="449DE1B3">
        <w:t>Thus,</w:t>
      </w:r>
      <w:r>
        <w:t xml:space="preserve"> simplif</w:t>
      </w:r>
      <w:r w:rsidR="2C3B2E5D">
        <w:t>ying buffers would</w:t>
      </w:r>
      <w:r>
        <w:t xml:space="preserve"> </w:t>
      </w:r>
      <w:r w:rsidR="323E0A2A">
        <w:t>allow</w:t>
      </w:r>
      <w:r>
        <w:t xml:space="preserve"> focusing conservation efforts on grove structure rather than on controlling wind in surrounding areas. More importantly, if light and wind (and maybe temperature) are all inter-related through butterfly thermal physiology, then a focus just on wind would be myopic. </w:t>
      </w:r>
    </w:p>
    <w:p w14:paraId="0FA765F2" w14:textId="44DFBC4C" w:rsidR="37D3A660" w:rsidRDefault="37D3A660" w:rsidP="467DB06E">
      <w:pPr>
        <w:pStyle w:val="BodyText"/>
        <w:spacing w:before="0" w:after="0" w:line="259" w:lineRule="auto"/>
        <w:rPr>
          <w:rFonts w:ascii="Helvetica" w:eastAsia="Helvetica" w:hAnsi="Helvetica" w:cs="Helvetica"/>
          <w:sz w:val="12"/>
          <w:szCs w:val="12"/>
        </w:rPr>
      </w:pPr>
      <w:r>
        <w:t xml:space="preserve">Just as we recommend that researchers view overwintering monarch butterfly biology through the Physiological and Energetic Constraint Hypothesis, we recommend that land managers view overwintering habitat through the Physiological and Energetic Facilitation Hypothesis. This later hypothesis encourages viewing the overwintering grove as providing thermal resources. </w:t>
      </w:r>
      <w:r w:rsidR="0AD4D2A5">
        <w:t xml:space="preserve">These resources would be locations within the overwintering grove where heating and cooling </w:t>
      </w:r>
      <w:r w:rsidR="7E821A5F">
        <w:t>mechanics</w:t>
      </w:r>
      <w:r w:rsidR="178F2D4F">
        <w:t xml:space="preserve"> </w:t>
      </w:r>
      <w:r w:rsidR="0AD4D2A5">
        <w:t xml:space="preserve">can </w:t>
      </w:r>
      <w:r w:rsidR="1E318BA2">
        <w:t>interact</w:t>
      </w:r>
      <w:r w:rsidR="545C19A7">
        <w:t xml:space="preserve">. </w:t>
      </w:r>
      <w:r w:rsidR="7CA049EF">
        <w:t>These l</w:t>
      </w:r>
      <w:r w:rsidR="3AF586E7">
        <w:t xml:space="preserve">ocations would </w:t>
      </w:r>
      <w:r w:rsidR="4E08948A">
        <w:t xml:space="preserve">be </w:t>
      </w:r>
      <w:r w:rsidR="4B2795CB">
        <w:t>where</w:t>
      </w:r>
      <w:r w:rsidR="4E08948A">
        <w:t xml:space="preserve"> </w:t>
      </w:r>
      <w:r w:rsidR="0086E478">
        <w:t>monarchs</w:t>
      </w:r>
      <w:r w:rsidR="4E08948A">
        <w:t xml:space="preserve"> could </w:t>
      </w:r>
      <w:r w:rsidR="0AE7887A">
        <w:t>find</w:t>
      </w:r>
      <w:r w:rsidR="4B862500">
        <w:t xml:space="preserve">: </w:t>
      </w:r>
      <w:r w:rsidR="257DEA3A">
        <w:t xml:space="preserve">shelter from rain and dew, </w:t>
      </w:r>
      <w:r w:rsidR="3AF586E7">
        <w:t xml:space="preserve">deep shade, </w:t>
      </w:r>
      <w:r w:rsidR="545C19A7">
        <w:t>convective cooling</w:t>
      </w:r>
      <w:r w:rsidR="12B1C191">
        <w:t xml:space="preserve">, </w:t>
      </w:r>
      <w:r w:rsidR="6CA554FA">
        <w:t>wind assisted cooling,</w:t>
      </w:r>
      <w:r w:rsidR="11D7B8CC">
        <w:t xml:space="preserve"> patchy solar exposure</w:t>
      </w:r>
      <w:r w:rsidR="545C19A7">
        <w:t xml:space="preserve">, solar </w:t>
      </w:r>
      <w:r w:rsidR="63154686">
        <w:t>basking</w:t>
      </w:r>
      <w:r w:rsidR="6F7FFCB9">
        <w:t>, and combinations thereof</w:t>
      </w:r>
      <w:r w:rsidR="4E2496BC">
        <w:t xml:space="preserve">. The </w:t>
      </w:r>
      <w:r w:rsidR="42E10787">
        <w:t>configuration</w:t>
      </w:r>
      <w:r w:rsidR="4E2496BC">
        <w:t xml:space="preserve"> of the</w:t>
      </w:r>
      <w:r w:rsidR="0415CB81">
        <w:t>se</w:t>
      </w:r>
      <w:r w:rsidR="4E2496BC">
        <w:t xml:space="preserve"> resources is known to be important, as </w:t>
      </w:r>
      <w:commentRangeStart w:id="180"/>
      <w:r w:rsidR="4E2496BC">
        <w:t xml:space="preserve">Sears </w:t>
      </w:r>
      <w:commentRangeEnd w:id="180"/>
      <w:r>
        <w:rPr>
          <w:rStyle w:val="CommentReference"/>
          <w:sz w:val="24"/>
          <w:szCs w:val="24"/>
        </w:rPr>
        <w:commentReference w:id="180"/>
      </w:r>
      <w:r w:rsidR="4E2496BC">
        <w:t>et al. (</w:t>
      </w:r>
      <w:r w:rsidR="09DC4F61">
        <w:t>2016</w:t>
      </w:r>
      <w:r w:rsidR="4E2496BC">
        <w:t>)</w:t>
      </w:r>
      <w:r w:rsidR="545C19A7">
        <w:t xml:space="preserve"> </w:t>
      </w:r>
      <w:r w:rsidR="67895004">
        <w:t xml:space="preserve">find that </w:t>
      </w:r>
      <w:r w:rsidR="19C7DED8">
        <w:t xml:space="preserve">ectotherms can regulate more accurately, and at a lower energetic cost, </w:t>
      </w:r>
      <w:r w:rsidR="352AF6AE">
        <w:t xml:space="preserve">when thermal resources are dispersed in the habitat </w:t>
      </w:r>
      <w:r w:rsidR="60276320">
        <w:t xml:space="preserve">rather </w:t>
      </w:r>
      <w:r w:rsidR="352AF6AE">
        <w:t xml:space="preserve">than when they are clumped. Meaning that spatial </w:t>
      </w:r>
      <w:r w:rsidR="155BFC1A">
        <w:t>heterogeneity</w:t>
      </w:r>
      <w:r w:rsidR="352AF6AE">
        <w:t xml:space="preserve"> </w:t>
      </w:r>
      <w:r w:rsidR="304B1DE1">
        <w:t xml:space="preserve">of shade, wind and sun would be the management target and not wind abatement. </w:t>
      </w:r>
    </w:p>
    <w:p w14:paraId="68E84A90" w14:textId="30F57BE0" w:rsidR="467DB06E" w:rsidRDefault="467DB06E" w:rsidP="467DB06E">
      <w:pPr>
        <w:pStyle w:val="BodyText"/>
        <w:spacing w:before="0" w:after="0" w:line="259" w:lineRule="auto"/>
      </w:pPr>
    </w:p>
    <w:p w14:paraId="736A00A9" w14:textId="228940AD" w:rsidR="6996F456" w:rsidRDefault="6996F456" w:rsidP="467DB06E">
      <w:pPr>
        <w:pStyle w:val="BodyText"/>
      </w:pPr>
      <w:r>
        <w:t>Nonetheless, buffer trees and surrounding forested areas should be preserved, not because of their wind abatement capacity, but because buffer areas represent potential raw material for future habitat creation. There is a fundamental asymmetry because large mature trees can be readily removed, but they cannot simply be replaced as such. They require many decades of growth to reach the heights and canopy structure that characterize successful overwintering groves. Losing or prematurely removing these trees is especially consequential because no amount of funding can accelerate growth</w:t>
      </w:r>
      <w:r w:rsidR="73834A3D">
        <w:t>’</w:t>
      </w:r>
      <w:r>
        <w:t>s timeline. Prudent conservation therefore favors preserving existing large trees, which can potentially be converted to functional overwintering habitat in the future through informed canopy management.</w:t>
      </w:r>
    </w:p>
    <w:p w14:paraId="762B1502" w14:textId="31280630" w:rsidR="467DB06E" w:rsidRDefault="467DB06E" w:rsidP="467DB06E">
      <w:pPr>
        <w:pStyle w:val="BodyText"/>
        <w:spacing w:before="0" w:after="0" w:line="259" w:lineRule="auto"/>
      </w:pPr>
    </w:p>
    <w:p w14:paraId="2D4A9282" w14:textId="77777777" w:rsidR="008E5555" w:rsidRDefault="00CB5D2C">
      <w:pPr>
        <w:pStyle w:val="Heading3"/>
      </w:pPr>
      <w:bookmarkStart w:id="181" w:name="X01928d3ee782e4efd9074380e21e7e191f9fcdf"/>
      <w:bookmarkEnd w:id="179"/>
      <w:r>
        <w:t>Proactive Habitat Creation Through Canopy Management</w:t>
      </w:r>
    </w:p>
    <w:p w14:paraId="20E3619E" w14:textId="677C35FB" w:rsidR="008E5555" w:rsidRDefault="00CB5D2C">
      <w:pPr>
        <w:pStyle w:val="FirstParagraph"/>
      </w:pPr>
      <w:r>
        <w:t xml:space="preserve">The current practice of wind protection employs planting trees and waiting decades for maturation, </w:t>
      </w:r>
      <w:r w:rsidR="25E0CBC4">
        <w:t xml:space="preserve">as well as </w:t>
      </w:r>
      <w:r>
        <w:t xml:space="preserve">the maintenance of healthy, mature specimens. If monarchs respond primarily to </w:t>
      </w:r>
      <w:r w:rsidR="51F0F2C0">
        <w:t>temperature</w:t>
      </w:r>
      <w:r w:rsidR="1DF3F0F2">
        <w:t xml:space="preserve">, </w:t>
      </w:r>
      <w:r>
        <w:t>light</w:t>
      </w:r>
      <w:r w:rsidR="7C602302">
        <w:t xml:space="preserve"> and wind,</w:t>
      </w:r>
      <w:r>
        <w:t xml:space="preserve"> and thermal patterns rather than strict </w:t>
      </w:r>
      <w:r>
        <w:lastRenderedPageBreak/>
        <w:t>wind thresholds, strategic canopy modification for light-based management might enable shorter-timeframe interventions.</w:t>
      </w:r>
      <w:r w:rsidR="31055BFE">
        <w:t xml:space="preserve"> </w:t>
      </w:r>
    </w:p>
    <w:p w14:paraId="4E249C73" w14:textId="255A8785" w:rsidR="008E5555" w:rsidRDefault="00CB5D2C">
      <w:pPr>
        <w:pStyle w:val="BodyText"/>
      </w:pPr>
      <w:r>
        <w:t>Real-world examples support this possibility</w:t>
      </w:r>
      <w:r w:rsidR="6DE1E311">
        <w:t xml:space="preserve"> and suggest that we return to some of the early light-based work of </w:t>
      </w:r>
      <w:commentRangeStart w:id="182"/>
      <w:r w:rsidR="6DE1E311">
        <w:t xml:space="preserve">Weiss and Leong, which has somehow been disregarded for wind-based </w:t>
      </w:r>
      <w:r w:rsidR="47E7CE79">
        <w:t>inferences</w:t>
      </w:r>
      <w:r w:rsidR="2A9D6F81">
        <w:t xml:space="preserve"> of the same work</w:t>
      </w:r>
      <w:commentRangeEnd w:id="182"/>
      <w:r>
        <w:rPr>
          <w:rStyle w:val="CommentReference"/>
          <w:sz w:val="24"/>
          <w:szCs w:val="24"/>
        </w:rPr>
        <w:commentReference w:id="182"/>
      </w:r>
      <w:r>
        <w:t xml:space="preserve">. </w:t>
      </w:r>
      <w:r w:rsidR="5F60C6BD">
        <w:t>For example,</w:t>
      </w:r>
      <w:r>
        <w:t xml:space="preserve"> Weiss et</w:t>
      </w:r>
      <w:commentRangeStart w:id="183"/>
      <w:commentRangeStart w:id="184"/>
      <w:r>
        <w:t xml:space="preserve"> al. (1991) foun</w:t>
      </w:r>
      <w:commentRangeEnd w:id="183"/>
      <w:r>
        <w:rPr>
          <w:rStyle w:val="CommentReference"/>
          <w:sz w:val="24"/>
          <w:szCs w:val="24"/>
        </w:rPr>
        <w:commentReference w:id="183"/>
      </w:r>
      <w:commentRangeEnd w:id="184"/>
      <w:r>
        <w:rPr>
          <w:rStyle w:val="CommentReference"/>
          <w:sz w:val="24"/>
          <w:szCs w:val="24"/>
        </w:rPr>
        <w:commentReference w:id="184"/>
      </w:r>
      <w:r>
        <w:t xml:space="preserve">d that successful overwintering sites maintain consistent canopy openness around 20%, while unsuccessful sites show greater variability. At Monarch Lane in Los Osos, California, strategic canopy opening resulted in monarchs reoccupying an overwintering site (Leong 1999; Xerces Society 2025a). At Andrew Molera State Park in Big Sur, California, clearing an overgrown grove increased butterfly counts from zero to over one thousand (E. Pelton, pers. comm.). Conversely, tree planting at Pacific Grove required approximately 15 years of canopy maturation before monarchs returned (S. Weiss, pers. comm.). These patterns suggest that appropriate canopy structure, including carefully designed openings creating dappled light, </w:t>
      </w:r>
      <w:r w:rsidR="1A13A011">
        <w:t xml:space="preserve">is known to be successful, and </w:t>
      </w:r>
      <w:r>
        <w:t>can attract butterflies far more quickly than waiting for tree growth alone.</w:t>
      </w:r>
    </w:p>
    <w:p w14:paraId="6D92CE80" w14:textId="014F1562" w:rsidR="008E5555" w:rsidRDefault="00CB5D2C">
      <w:pPr>
        <w:pStyle w:val="BodyText"/>
      </w:pPr>
      <w:r>
        <w:t xml:space="preserve">Unoccupied eucalyptus stands or overly dense groves might thus be converted to functional habitat through selective thinning. However, additional research is needed before implementing large-scale canopy modifications, particularly at established overwintering sites. </w:t>
      </w:r>
      <w:r w:rsidR="6AA26D72">
        <w:t>But in the end</w:t>
      </w:r>
      <w:r w:rsidDel="00CB5D2C">
        <w:t xml:space="preserve">, </w:t>
      </w:r>
      <w:r>
        <w:t xml:space="preserve">managers might proactively create suitable conditions by strategically opening existing canopies at appropriate locations (for example previously occupied but currently unused sites), </w:t>
      </w:r>
      <w:commentRangeStart w:id="185"/>
      <w:r>
        <w:t>representing a significant departure from previous approaches that focused almost entirely on wind protection and tree growth.</w:t>
      </w:r>
      <w:commentRangeEnd w:id="185"/>
      <w:r>
        <w:rPr>
          <w:rStyle w:val="CommentReference"/>
          <w:sz w:val="24"/>
          <w:szCs w:val="24"/>
        </w:rPr>
        <w:commentReference w:id="185"/>
      </w:r>
      <w:r>
        <w:t xml:space="preserve"> This </w:t>
      </w:r>
      <w:r w:rsidR="24C4E414">
        <w:t>proactive and</w:t>
      </w:r>
      <w:r>
        <w:t xml:space="preserve"> </w:t>
      </w:r>
      <w:r w:rsidR="24C4E414">
        <w:t>strategic</w:t>
      </w:r>
      <w:r>
        <w:t xml:space="preserve"> approach </w:t>
      </w:r>
      <w:r w:rsidR="1DCE6B46">
        <w:t>is one of</w:t>
      </w:r>
      <w:r>
        <w:t xml:space="preserve"> site restoration and could increase resilience for overwintering monarch butterflies.</w:t>
      </w:r>
    </w:p>
    <w:p w14:paraId="340905D4" w14:textId="77777777" w:rsidR="008E5555" w:rsidRDefault="00CB5D2C">
      <w:pPr>
        <w:pStyle w:val="Heading3"/>
      </w:pPr>
      <w:bookmarkStart w:id="186" w:name="X6f5880cae6620efb75cfe0ff90375409810e607"/>
      <w:bookmarkEnd w:id="181"/>
      <w:r>
        <w:t>Long-term Optimism Despite Current Uncertainty</w:t>
      </w:r>
    </w:p>
    <w:p w14:paraId="59315D1F" w14:textId="3EE39321" w:rsidR="008E5555" w:rsidRDefault="00CB5D2C" w:rsidP="1D251770">
      <w:pPr>
        <w:pStyle w:val="FirstParagraph"/>
        <w:spacing w:line="259" w:lineRule="auto"/>
      </w:pPr>
      <w:r>
        <w:t xml:space="preserve">While this study reduces certainty regarding some aspects of overwintering ecology, the long-term trajectory points toward management practices that may be simpler to implement, are grounded in empirical evidence, and potentially are outright effective instead of simply somewhat effective. The long-term trajectory suggests managers could be offering more to overwintering monarchs than just wind abatement. Our </w:t>
      </w:r>
      <w:r w:rsidR="34029D92">
        <w:t>sugge</w:t>
      </w:r>
      <w:r>
        <w:t>s</w:t>
      </w:r>
      <w:r w:rsidR="34029D92">
        <w:t>tion</w:t>
      </w:r>
      <w:r w:rsidR="5BB280C1">
        <w:t xml:space="preserve">, </w:t>
      </w:r>
      <w:r w:rsidR="0A462703">
        <w:t>like those</w:t>
      </w:r>
      <w:r w:rsidR="5BB280C1">
        <w:t xml:space="preserve"> of others</w:t>
      </w:r>
      <w:r w:rsidR="131FB35E">
        <w:t xml:space="preserve">, </w:t>
      </w:r>
      <w:r>
        <w:t>i</w:t>
      </w:r>
      <w:r w:rsidR="38945BA6">
        <w:t>s</w:t>
      </w:r>
      <w:r>
        <w:t xml:space="preserve"> that adding access to light and wind should provide significant thermoregulatory and energetic benefits. But if we can use the Disruptive Wind Hypothesis and the last 30 years as a cautionary tale, then clearly predictions from the physiological and energetic constraint hypothesis (</w:t>
      </w:r>
      <w:r w:rsidRPr="5D89EF11">
        <w:rPr>
          <w:i/>
          <w:iCs/>
        </w:rPr>
        <w:t>sensu</w:t>
      </w:r>
      <w:r>
        <w:t xml:space="preserve"> Chaplin and Wells (Chaplin and Wells 1982) and Masters et al. (Masters et al. 1988)) should be rigorously tested.</w:t>
      </w:r>
    </w:p>
    <w:p w14:paraId="55CE5690" w14:textId="77777777" w:rsidR="008E5555" w:rsidRDefault="00CB5D2C">
      <w:pPr>
        <w:pStyle w:val="Heading1"/>
      </w:pPr>
      <w:bookmarkStart w:id="187" w:name="conclusions"/>
      <w:bookmarkEnd w:id="157"/>
      <w:bookmarkEnd w:id="177"/>
      <w:bookmarkEnd w:id="186"/>
      <w:r>
        <w:t>Conclusions</w:t>
      </w:r>
    </w:p>
    <w:p w14:paraId="67DBA628" w14:textId="057A1708" w:rsidR="008E5555" w:rsidRDefault="00CB5D2C">
      <w:pPr>
        <w:pStyle w:val="FirstParagraph"/>
      </w:pPr>
      <w:r>
        <w:t xml:space="preserve">Our direct test of the wind disruption hypothesis found no evidence that wind speeds above 2 m/s force overwintering monarchs to abandon their clusters. Every observation in </w:t>
      </w:r>
      <w:r>
        <w:lastRenderedPageBreak/>
        <w:t>our two sunset cycle analysis exceeded this threshold, yet clusters persisted. Linear regression analyses showed no relationship between wind and cluster changes. Model selection consistently identified other factors as more important. These multiple lines of evidence converge on a clear conclusion. Wind alone</w:t>
      </w:r>
      <w:r w:rsidR="7A3D7B58">
        <w:t xml:space="preserve">, at the speeds we measured, </w:t>
      </w:r>
      <w:r>
        <w:t>d</w:t>
      </w:r>
      <w:r w:rsidR="37724AB5">
        <w:t>id</w:t>
      </w:r>
      <w:r>
        <w:t xml:space="preserve"> not disrupt overwintering monarch butterfl</w:t>
      </w:r>
      <w:r w:rsidR="5C0E12A8">
        <w:t>y clusters</w:t>
      </w:r>
      <w:r>
        <w:t xml:space="preserve"> as has been assumed for over three decades.</w:t>
      </w:r>
    </w:p>
    <w:p w14:paraId="7082302F" w14:textId="4FB2D38F" w:rsidR="008E5555" w:rsidRDefault="00CB5D2C">
      <w:pPr>
        <w:pStyle w:val="BodyText"/>
      </w:pPr>
      <w:r>
        <w:t xml:space="preserve">Instead, our results suggest that thermal factors may play a more important role in clustering dynamics than </w:t>
      </w:r>
      <w:r w:rsidR="44E4EE9F">
        <w:t xml:space="preserve">currently </w:t>
      </w:r>
      <w:r>
        <w:t xml:space="preserve">recognized. Monarchs responded strongly to direct </w:t>
      </w:r>
      <w:r w:rsidR="72DAFB91">
        <w:t>sunlight,</w:t>
      </w:r>
      <w:r>
        <w:t xml:space="preserve"> which </w:t>
      </w:r>
      <w:r w:rsidR="00E3F91B">
        <w:t xml:space="preserve">is known to </w:t>
      </w:r>
      <w:r>
        <w:t xml:space="preserve">directly influence </w:t>
      </w:r>
      <w:r w:rsidR="501E63D0">
        <w:t>thoracic, wing, and flight muscle</w:t>
      </w:r>
      <w:r>
        <w:t xml:space="preserve"> temperature. The wind-light interaction, where moderate wind combined with sun exposure sometimes increased cluster sizes, suggests that environmental conditions interact in complex ways that simple threshold-based management metrics cannot capture.</w:t>
      </w:r>
    </w:p>
    <w:p w14:paraId="4D7F6B3E" w14:textId="729D71F2" w:rsidR="008E5555" w:rsidRDefault="00CB5D2C">
      <w:pPr>
        <w:pStyle w:val="BodyText"/>
        <w:spacing w:line="259" w:lineRule="auto"/>
        <w:pPrChange w:id="188" w:author="pibsen@usgs.gov" w:date="2026-04-15T18:12:00Z">
          <w:pPr>
            <w:pStyle w:val="BodyText"/>
          </w:pPr>
        </w:pPrChange>
      </w:pPr>
      <w:r>
        <w:t xml:space="preserve">These findings arrive at a critical moment for monarch conservation. With western populations at historic lows, every assumption about habitat requirements deserves scrutiny. While questions remain about the precise mechanisms, our findings suggest that exploring a physiological and energetic constraint </w:t>
      </w:r>
      <w:r w:rsidR="6865451A">
        <w:t xml:space="preserve">or facilitation </w:t>
      </w:r>
      <w:r>
        <w:t xml:space="preserve">model will be </w:t>
      </w:r>
      <w:r w:rsidR="782D5659">
        <w:t>useful and</w:t>
      </w:r>
      <w:r>
        <w:t xml:space="preserve"> demonstrate that current management guidelines based on wind speed thresholds are not supported by empirical evidence. Moving forward, conservation efforts </w:t>
      </w:r>
      <w:commentRangeStart w:id="189"/>
      <w:del w:id="190" w:author="pibsen@usgs.gov" w:date="2026-04-15T18:12:00Z" w16du:dateUtc="2026-04-15T18:12:01Z">
        <w:r w:rsidDel="00CB5D2C">
          <w:delText xml:space="preserve">should </w:delText>
        </w:r>
      </w:del>
      <w:commentRangeEnd w:id="189"/>
      <w:r>
        <w:rPr>
          <w:rStyle w:val="CommentReference"/>
          <w:sz w:val="24"/>
          <w:szCs w:val="24"/>
        </w:rPr>
        <w:commentReference w:id="189"/>
      </w:r>
      <w:ins w:id="191" w:author="pibsen@usgs.gov" w:date="2026-04-15T18:12:00Z" w16du:dateUtc="2026-04-15T18:12:05Z">
        <w:r w:rsidR="500EE2BA">
          <w:t xml:space="preserve">may benefit from </w:t>
        </w:r>
      </w:ins>
      <w:del w:id="192" w:author="pibsen@usgs.gov" w:date="2026-04-15T18:12:00Z" w16du:dateUtc="2026-04-15T18:12:22Z">
        <w:r w:rsidDel="00CB5D2C">
          <w:delText xml:space="preserve">prioritize </w:delText>
        </w:r>
      </w:del>
      <w:r>
        <w:t>maintaining existing overwintering groves and restoring unoccupied sites or creating new sites. As we face the challenge of preserving overwintering habitat for a declining population, evidence-based understanding of monarch ecology becomes not just scientifically important, but essential for preserving the remarkable phenomenon of monarch migration in western North America.</w:t>
      </w:r>
    </w:p>
    <w:p w14:paraId="2C420038" w14:textId="77777777" w:rsidR="008E5555" w:rsidRDefault="00CB5D2C">
      <w:pPr>
        <w:pStyle w:val="Heading2"/>
      </w:pPr>
      <w:bookmarkStart w:id="193" w:name="author-contributions"/>
      <w:r>
        <w:t>Author Contributions</w:t>
      </w:r>
    </w:p>
    <w:p w14:paraId="7B0F1DE3" w14:textId="77777777" w:rsidR="008E5555" w:rsidRDefault="00CB5D2C">
      <w:pPr>
        <w:pStyle w:val="FirstParagraph"/>
      </w:pPr>
      <w:r>
        <w:t>Conceptualization, K.N., P.C.I., J.D. and F.X.V.; methodology, K.N., P.C.I., J.D. and F.X.V.; software, K.N.; validation, K.N.; formal analysis, K.N.; investigation, K.N.; resources, F.X.V.; data curation, K.N.; writing—original draft preparation, K.N. and F.X.V.; writing—review and editing, K.N., P.C.I., J.D. and F.X.V.; visualization, K.N.; supervision, F.X.V.; project administration, F.X.V.; funding acquisition, K.N., P.C.I., J.D. and F.X.V. All authors have read and agreed to the published version of the manuscript.</w:t>
      </w:r>
    </w:p>
    <w:p w14:paraId="0DFA7A7D" w14:textId="77777777" w:rsidR="008E5555" w:rsidRDefault="00CB5D2C">
      <w:pPr>
        <w:pStyle w:val="Heading2"/>
      </w:pPr>
      <w:bookmarkStart w:id="194" w:name="funding"/>
      <w:bookmarkEnd w:id="193"/>
      <w:r>
        <w:t>Funding</w:t>
      </w:r>
    </w:p>
    <w:p w14:paraId="5D39CBF9" w14:textId="6E5FEEAA" w:rsidR="008E5555" w:rsidRDefault="00CA72DF">
      <w:pPr>
        <w:pStyle w:val="FirstParagraph"/>
      </w:pPr>
      <w:r>
        <w:rPr>
          <w:rFonts w:ascii="Calibri" w:hAnsi="Calibri" w:cs="Calibri"/>
          <w:color w:val="000000"/>
          <w:shd w:val="clear" w:color="auto" w:fill="FFFFFF"/>
        </w:rPr>
        <w:t>This research was supported by the Southwest Climate Adaptation Science Center of the U.S. Geological Survey (USGS) and the USGS Ecosystems Land Change Science Program</w:t>
      </w:r>
      <w:r w:rsidR="00CB5D2C">
        <w:t>. Additional funding support was provided by The Xerces Society for Invertebrate Conservation, US Forest Service International Programs, Department of Defense Legacy Resource Management Program, and the College of Science and Mathematics at California State University, San Luis Obispo.</w:t>
      </w:r>
    </w:p>
    <w:p w14:paraId="0D530300" w14:textId="77777777" w:rsidR="008E5555" w:rsidRDefault="00CB5D2C">
      <w:pPr>
        <w:pStyle w:val="Heading2"/>
      </w:pPr>
      <w:bookmarkStart w:id="195" w:name="data-availability"/>
      <w:bookmarkEnd w:id="194"/>
      <w:r>
        <w:lastRenderedPageBreak/>
        <w:t>Data Availability</w:t>
      </w:r>
    </w:p>
    <w:p w14:paraId="44A6CDEC" w14:textId="77777777" w:rsidR="008E5555" w:rsidRDefault="00CB5D2C">
      <w:pPr>
        <w:pStyle w:val="FirstParagraph"/>
      </w:pPr>
      <w:r>
        <w:t>The data presented in this study are available on request from the corresponding author.</w:t>
      </w:r>
    </w:p>
    <w:p w14:paraId="4E36B60B" w14:textId="77777777" w:rsidR="008E5555" w:rsidRDefault="00CB5D2C">
      <w:pPr>
        <w:pStyle w:val="Heading2"/>
      </w:pPr>
      <w:bookmarkStart w:id="196" w:name="conflicts-of-interest"/>
      <w:bookmarkEnd w:id="195"/>
      <w:r>
        <w:t>Conflicts of Interest</w:t>
      </w:r>
    </w:p>
    <w:p w14:paraId="23F29FA3" w14:textId="77777777" w:rsidR="008E5555" w:rsidRDefault="00CB5D2C">
      <w:pPr>
        <w:pStyle w:val="FirstParagraph"/>
      </w:pPr>
      <w:r>
        <w:t>The authors declare no conflict of interest. The funders had no role in the design of the study; in the collection, analyses, or interpretation of data; in the writing of the manuscript; or in the decision to publish the results.</w:t>
      </w:r>
    </w:p>
    <w:p w14:paraId="2DE2E950" w14:textId="77777777" w:rsidR="008E5555" w:rsidRDefault="00CB5D2C">
      <w:pPr>
        <w:pStyle w:val="Heading2"/>
      </w:pPr>
      <w:bookmarkStart w:id="197" w:name="acknowledgments"/>
      <w:bookmarkEnd w:id="196"/>
      <w:r>
        <w:t>Acknowledgments</w:t>
      </w:r>
    </w:p>
    <w:p w14:paraId="751D6545" w14:textId="77777777" w:rsidR="008E5555" w:rsidRDefault="00CB5D2C">
      <w:pPr>
        <w:pStyle w:val="FirstParagraph"/>
      </w:pPr>
      <w:r>
        <w:t>The authors wish to thank Emma Pelton of The Xerces Society for her role in organizing collaborative efforts and advancing study ideas. We also thank Jessica Griffiths of Vandenberg Space Force Base for facilitating site access and selection, Ashley Fisher of The Xerces Society for insights into monarch ecology, and Jenn Yost of California Polytechnic State University for her help with the review process. We thank undergraduate research assistants Skyler Meinholz, Vincent Rios, Emery Doornbos, and Kevin Untalan for photo labeling and field assistance. Finally, we thank Charis van der Heide of Althouse and Meade, Inc., Sara Cuadra-Vargas of The Xerces Society, and Stephanie Little of California State Parks for their contributions to the monthly collaborative working group on western monarch overwintering dynamics.</w:t>
      </w:r>
    </w:p>
    <w:p w14:paraId="03C305A6" w14:textId="77777777" w:rsidR="008E5555" w:rsidRDefault="00CB5D2C">
      <w:pPr>
        <w:pStyle w:val="Heading1"/>
      </w:pPr>
      <w:bookmarkStart w:id="198" w:name="app:30min_models"/>
      <w:bookmarkEnd w:id="187"/>
      <w:bookmarkEnd w:id="197"/>
      <w:r>
        <w:t>30-Minute Wind Disruption Analysis: Candidate Models</w:t>
      </w:r>
    </w:p>
    <w:p w14:paraId="6BBC7543" w14:textId="77777777" w:rsidR="008E5555" w:rsidRDefault="00CB5D2C">
      <w:pPr>
        <w:pStyle w:val="FirstParagraph"/>
      </w:pPr>
      <w:r>
        <w:t>This appendix documents all candidate models tested in the 30-minute wind disruption analysis. A total of 52 models were evaluated to identify the best-fitting model for predicting short-term changes in butterfly cluster presence based on weather conditions and direct sun exposure.</w:t>
      </w:r>
    </w:p>
    <w:p w14:paraId="37EB81E1" w14:textId="77777777" w:rsidR="008E5555" w:rsidRDefault="00CB5D2C">
      <w:pPr>
        <w:pStyle w:val="BodyText"/>
      </w:pPr>
      <w:r>
        <w:rPr>
          <w:b/>
          <w:bCs/>
        </w:rPr>
        <w:t>Model Structure.</w:t>
      </w:r>
      <w:r>
        <w:t xml:space="preserve"> All models used Generalized Additive Mixed Models (GAMM) with the following structure:</w:t>
      </w:r>
    </w:p>
    <w:p w14:paraId="60E255D9" w14:textId="77777777" w:rsidR="008E5555" w:rsidRDefault="00CB5D2C">
      <w:pPr>
        <w:numPr>
          <w:ilvl w:val="0"/>
          <w:numId w:val="2"/>
        </w:numPr>
      </w:pPr>
      <w:r>
        <w:rPr>
          <w:b/>
          <w:bCs/>
        </w:rPr>
        <w:t>Response variable</w:t>
      </w:r>
      <w:r>
        <w:t xml:space="preserve">: </w:t>
      </w:r>
      <m:oMath>
        <m:rad>
          <m:radPr>
            <m:ctrlPr>
              <w:rPr>
                <w:rFonts w:ascii="Cambria Math" w:hAnsi="Cambria Math"/>
              </w:rPr>
            </m:ctrlPr>
          </m:radPr>
          <m:deg>
            <m:r>
              <w:rPr>
                <w:rFonts w:ascii="Cambria Math" w:hAnsi="Cambria Math"/>
              </w:rPr>
              <m:t>3</m:t>
            </m:r>
          </m:deg>
          <m:e>
            <m:r>
              <m:rPr>
                <m:sty m:val="p"/>
              </m:rPr>
              <w:rPr>
                <w:rFonts w:ascii="Cambria Math" w:hAnsi="Cambria Math"/>
              </w:rPr>
              <m:t>Δ</m:t>
            </m:r>
            <m:r>
              <m:rPr>
                <m:nor/>
              </m:rPr>
              <m:t>Butterflies</m:t>
            </m:r>
          </m:e>
        </m:rad>
      </m:oMath>
      <w:r>
        <w:t xml:space="preserve"> (cube root of butterfly count change between consecutive 30-minute intervals)</w:t>
      </w:r>
    </w:p>
    <w:p w14:paraId="6604601D" w14:textId="77777777" w:rsidR="008E5555" w:rsidRDefault="00CB5D2C">
      <w:pPr>
        <w:numPr>
          <w:ilvl w:val="0"/>
          <w:numId w:val="2"/>
        </w:numPr>
      </w:pPr>
      <w:r>
        <w:rPr>
          <w:b/>
          <w:bCs/>
        </w:rPr>
        <w:t>Random effects</w:t>
      </w:r>
      <w:r>
        <w:t>: Random intercept for deployment site</w:t>
      </w:r>
    </w:p>
    <w:p w14:paraId="50E82328" w14:textId="77777777" w:rsidR="008E5555" w:rsidRDefault="00CB5D2C">
      <w:pPr>
        <w:numPr>
          <w:ilvl w:val="0"/>
          <w:numId w:val="2"/>
        </w:numPr>
      </w:pPr>
      <w:r>
        <w:rPr>
          <w:b/>
          <w:bCs/>
        </w:rPr>
        <w:t>Correlation structure</w:t>
      </w:r>
      <w:r>
        <w:t>: AR(1) autocorrelation within observation days</w:t>
      </w:r>
    </w:p>
    <w:p w14:paraId="7499A193" w14:textId="77777777" w:rsidR="008E5555" w:rsidRDefault="00CB5D2C">
      <w:pPr>
        <w:numPr>
          <w:ilvl w:val="0"/>
          <w:numId w:val="2"/>
        </w:numPr>
      </w:pPr>
      <w:r>
        <w:rPr>
          <w:b/>
          <w:bCs/>
        </w:rPr>
        <w:t>Estimation method</w:t>
      </w:r>
      <w:r>
        <w:t>: Restricted Maximum Likelihood (REML)</w:t>
      </w:r>
    </w:p>
    <w:p w14:paraId="44D881C2" w14:textId="77777777" w:rsidR="008E5555" w:rsidRDefault="00CB5D2C">
      <w:pPr>
        <w:pStyle w:val="FirstParagraph"/>
      </w:pPr>
      <w:r>
        <w:rPr>
          <w:b/>
          <w:bCs/>
        </w:rPr>
        <w:t>Variable Definitions.</w:t>
      </w:r>
      <w:r>
        <w:t xml:space="preserve"> </w:t>
      </w:r>
      <w:r>
        <w:rPr>
          <w:rStyle w:val="VerbatimChar"/>
        </w:rPr>
        <w:t>total_butterflies_t_lag</w:t>
      </w:r>
      <w:r>
        <w:t xml:space="preserve">: Previous butterfly index (lagged); </w:t>
      </w:r>
      <w:r>
        <w:rPr>
          <w:rStyle w:val="VerbatimChar"/>
        </w:rPr>
        <w:t>max_gust</w:t>
      </w:r>
      <w:r>
        <w:t xml:space="preserve">: Maximum wind gust speed (m/s); </w:t>
      </w:r>
      <w:r>
        <w:rPr>
          <w:rStyle w:val="VerbatimChar"/>
        </w:rPr>
        <w:t>temperature_avg</w:t>
      </w:r>
      <w:r>
        <w:t>: Average temperature (</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C); </w:t>
      </w:r>
      <w:r>
        <w:rPr>
          <w:rStyle w:val="VerbatimChar"/>
        </w:rPr>
        <w:t>butterflies_direct_sun_t_lag</w:t>
      </w:r>
      <w:r>
        <w:t xml:space="preserve">: Butterflies in direct sun (lagged); </w:t>
      </w:r>
      <w:r>
        <w:rPr>
          <w:rStyle w:val="VerbatimChar"/>
        </w:rPr>
        <w:t>time_within_day_t</w:t>
      </w:r>
      <w:r>
        <w:t xml:space="preserve">: </w:t>
      </w:r>
      <w:r>
        <w:lastRenderedPageBreak/>
        <w:t xml:space="preserve">Time since sunrise (hours); </w:t>
      </w:r>
      <m:oMath>
        <m:r>
          <w:rPr>
            <w:rFonts w:ascii="Cambria Math" w:hAnsi="Cambria Math"/>
          </w:rPr>
          <m:t>s</m:t>
        </m:r>
        <m:r>
          <m:rPr>
            <m:sty m:val="p"/>
          </m:rPr>
          <w:rPr>
            <w:rFonts w:ascii="Cambria Math" w:hAnsi="Cambria Math"/>
          </w:rPr>
          <m:t>()</m:t>
        </m:r>
      </m:oMath>
      <w:r>
        <w:t xml:space="preserve">: Thin-plate regression spline smooth term; </w:t>
      </w:r>
      <m:oMath>
        <m:r>
          <w:rPr>
            <w:rFonts w:ascii="Cambria Math" w:hAnsi="Cambria Math"/>
          </w:rPr>
          <m:t>ti</m:t>
        </m:r>
        <m:r>
          <m:rPr>
            <m:sty m:val="p"/>
          </m:rPr>
          <w:rPr>
            <w:rFonts w:ascii="Cambria Math" w:hAnsi="Cambria Math"/>
          </w:rPr>
          <m:t>()</m:t>
        </m:r>
      </m:oMath>
      <w:r>
        <w:t xml:space="preserve">: Tensor product interaction smooth; </w:t>
      </w:r>
      <m:oMath>
        <m:r>
          <m:rPr>
            <m:sty m:val="p"/>
          </m:rPr>
          <w:rPr>
            <w:rFonts w:ascii="Cambria Math" w:hAnsi="Cambria Math"/>
          </w:rPr>
          <m:t>*</m:t>
        </m:r>
      </m:oMath>
      <w:r>
        <w:t>: Linear interaction term.</w:t>
      </w:r>
    </w:p>
    <w:p w14:paraId="40F6C4F8" w14:textId="77777777" w:rsidR="008E5555" w:rsidRDefault="00CB5D2C">
      <w:pPr>
        <w:pStyle w:val="TableCaption"/>
      </w:pPr>
      <w:bookmarkStart w:id="199" w:name="tab:30min_candidates"/>
      <w:r>
        <w:t>Complete list of 52 candidate models tested in 30-minute wind disruption analysis.</w:t>
      </w:r>
    </w:p>
    <w:tbl>
      <w:tblPr>
        <w:tblStyle w:val="Table"/>
        <w:tblW w:w="0" w:type="auto"/>
        <w:tblLook w:val="0020" w:firstRow="1" w:lastRow="0" w:firstColumn="0" w:lastColumn="0" w:noHBand="0" w:noVBand="0"/>
        <w:tblCaption w:val="Complete list of 52 candidate models tested in 30-minute wind disruption analysis."/>
      </w:tblPr>
      <w:tblGrid>
        <w:gridCol w:w="896"/>
        <w:gridCol w:w="8464"/>
      </w:tblGrid>
      <w:tr w:rsidR="008E5555" w14:paraId="62BF466C" w14:textId="77777777" w:rsidTr="008E5555">
        <w:trPr>
          <w:cnfStyle w:val="100000000000" w:firstRow="1" w:lastRow="0" w:firstColumn="0" w:lastColumn="0" w:oddVBand="0" w:evenVBand="0" w:oddHBand="0" w:evenHBand="0" w:firstRowFirstColumn="0" w:firstRowLastColumn="0" w:lastRowFirstColumn="0" w:lastRowLastColumn="0"/>
          <w:tblHeader/>
        </w:trPr>
        <w:tc>
          <w:tcPr>
            <w:tcW w:w="0" w:type="auto"/>
          </w:tcPr>
          <w:p w14:paraId="55EF4199" w14:textId="77777777" w:rsidR="008E5555" w:rsidRDefault="00CB5D2C">
            <w:pPr>
              <w:pStyle w:val="Compact"/>
            </w:pPr>
            <w:r>
              <w:rPr>
                <w:b/>
                <w:bCs/>
              </w:rPr>
              <w:t>Model</w:t>
            </w:r>
          </w:p>
        </w:tc>
        <w:tc>
          <w:tcPr>
            <w:tcW w:w="0" w:type="auto"/>
          </w:tcPr>
          <w:p w14:paraId="56B46CD0" w14:textId="77777777" w:rsidR="008E5555" w:rsidRDefault="00CB5D2C">
            <w:pPr>
              <w:pStyle w:val="Compact"/>
            </w:pPr>
            <w:r>
              <w:rPr>
                <w:b/>
                <w:bCs/>
              </w:rPr>
              <w:t>Formula</w:t>
            </w:r>
          </w:p>
        </w:tc>
      </w:tr>
      <w:tr w:rsidR="008E5555" w14:paraId="47DFF832" w14:textId="77777777">
        <w:tc>
          <w:tcPr>
            <w:tcW w:w="0" w:type="auto"/>
          </w:tcPr>
          <w:p w14:paraId="5EFD756C" w14:textId="77777777" w:rsidR="008E5555" w:rsidRDefault="00CB5D2C">
            <w:pPr>
              <w:pStyle w:val="Compact"/>
            </w:pPr>
            <w:r>
              <w:rPr>
                <w:b/>
                <w:bCs/>
              </w:rPr>
              <w:t>Model</w:t>
            </w:r>
          </w:p>
        </w:tc>
        <w:tc>
          <w:tcPr>
            <w:tcW w:w="0" w:type="auto"/>
          </w:tcPr>
          <w:p w14:paraId="3C8EA86B" w14:textId="77777777" w:rsidR="008E5555" w:rsidRDefault="00CB5D2C">
            <w:pPr>
              <w:pStyle w:val="Compact"/>
            </w:pPr>
            <w:r>
              <w:rPr>
                <w:b/>
                <w:bCs/>
              </w:rPr>
              <w:t>Formula</w:t>
            </w:r>
          </w:p>
        </w:tc>
      </w:tr>
      <w:tr w:rsidR="008E5555" w14:paraId="7A9565B9" w14:textId="77777777">
        <w:tc>
          <w:tcPr>
            <w:tcW w:w="0" w:type="auto"/>
          </w:tcPr>
          <w:p w14:paraId="76418282" w14:textId="77777777" w:rsidR="008E5555" w:rsidRDefault="00CB5D2C">
            <w:pPr>
              <w:pStyle w:val="Compact"/>
            </w:pPr>
            <w:r>
              <w:t>M1</w:t>
            </w:r>
          </w:p>
        </w:tc>
        <w:tc>
          <w:tcPr>
            <w:tcW w:w="0" w:type="auto"/>
          </w:tcPr>
          <w:p w14:paraId="4A38A817" w14:textId="77777777" w:rsidR="008E5555" w:rsidRDefault="00CB5D2C">
            <w:pPr>
              <w:pStyle w:val="Compact"/>
            </w:pPr>
            <w:r>
              <w:t>total_butterflies_t_lag</w:t>
            </w:r>
          </w:p>
        </w:tc>
      </w:tr>
      <w:tr w:rsidR="008E5555" w14:paraId="25D64007" w14:textId="77777777">
        <w:tc>
          <w:tcPr>
            <w:tcW w:w="0" w:type="auto"/>
          </w:tcPr>
          <w:p w14:paraId="506C7593" w14:textId="77777777" w:rsidR="008E5555" w:rsidRDefault="00CB5D2C">
            <w:pPr>
              <w:pStyle w:val="Compact"/>
            </w:pPr>
            <w:r>
              <w:t>M2</w:t>
            </w:r>
          </w:p>
        </w:tc>
        <w:tc>
          <w:tcPr>
            <w:tcW w:w="0" w:type="auto"/>
          </w:tcPr>
          <w:p w14:paraId="6BE75C8B" w14:textId="77777777" w:rsidR="008E5555" w:rsidRDefault="00CB5D2C">
            <w:pPr>
              <w:pStyle w:val="Compact"/>
            </w:pPr>
            <w:r>
              <w:t>total_butterflies_t_lag + max_gust</w:t>
            </w:r>
          </w:p>
        </w:tc>
      </w:tr>
      <w:tr w:rsidR="008E5555" w14:paraId="0FC28546" w14:textId="77777777">
        <w:tc>
          <w:tcPr>
            <w:tcW w:w="0" w:type="auto"/>
          </w:tcPr>
          <w:p w14:paraId="276305DD" w14:textId="77777777" w:rsidR="008E5555" w:rsidRDefault="00CB5D2C">
            <w:pPr>
              <w:pStyle w:val="Compact"/>
            </w:pPr>
            <w:r>
              <w:t>M3</w:t>
            </w:r>
          </w:p>
        </w:tc>
        <w:tc>
          <w:tcPr>
            <w:tcW w:w="0" w:type="auto"/>
          </w:tcPr>
          <w:p w14:paraId="1CE4C767" w14:textId="77777777" w:rsidR="008E5555" w:rsidRDefault="00CB5D2C">
            <w:pPr>
              <w:pStyle w:val="Compact"/>
            </w:pPr>
            <w:r>
              <w:t>total_butterflies_t_lag + temperature_avg</w:t>
            </w:r>
          </w:p>
        </w:tc>
      </w:tr>
      <w:tr w:rsidR="008E5555" w14:paraId="5F950856" w14:textId="77777777">
        <w:tc>
          <w:tcPr>
            <w:tcW w:w="0" w:type="auto"/>
          </w:tcPr>
          <w:p w14:paraId="347F9384" w14:textId="77777777" w:rsidR="008E5555" w:rsidRDefault="00CB5D2C">
            <w:pPr>
              <w:pStyle w:val="Compact"/>
            </w:pPr>
            <w:r>
              <w:t>M4</w:t>
            </w:r>
          </w:p>
        </w:tc>
        <w:tc>
          <w:tcPr>
            <w:tcW w:w="0" w:type="auto"/>
          </w:tcPr>
          <w:p w14:paraId="1D4AF490" w14:textId="77777777" w:rsidR="008E5555" w:rsidRDefault="00CB5D2C">
            <w:pPr>
              <w:pStyle w:val="Compact"/>
            </w:pPr>
            <w:r>
              <w:t>total_butterflies_t_lag + butterflies_direct_sun_t_lag</w:t>
            </w:r>
          </w:p>
        </w:tc>
      </w:tr>
      <w:tr w:rsidR="008E5555" w14:paraId="445D03CD" w14:textId="77777777">
        <w:tc>
          <w:tcPr>
            <w:tcW w:w="0" w:type="auto"/>
          </w:tcPr>
          <w:p w14:paraId="736DA4C7" w14:textId="77777777" w:rsidR="008E5555" w:rsidRDefault="00CB5D2C">
            <w:pPr>
              <w:pStyle w:val="Compact"/>
            </w:pPr>
            <w:r>
              <w:t>M5</w:t>
            </w:r>
          </w:p>
        </w:tc>
        <w:tc>
          <w:tcPr>
            <w:tcW w:w="0" w:type="auto"/>
          </w:tcPr>
          <w:p w14:paraId="505768D1" w14:textId="77777777" w:rsidR="008E5555" w:rsidRDefault="00CB5D2C">
            <w:pPr>
              <w:pStyle w:val="Compact"/>
            </w:pPr>
            <w:r>
              <w:t>total_butterflies_t_lag + max_gust + temperature_avg</w:t>
            </w:r>
          </w:p>
        </w:tc>
      </w:tr>
      <w:tr w:rsidR="008E5555" w14:paraId="26C629D2" w14:textId="77777777">
        <w:tc>
          <w:tcPr>
            <w:tcW w:w="0" w:type="auto"/>
          </w:tcPr>
          <w:p w14:paraId="3F679C33" w14:textId="77777777" w:rsidR="008E5555" w:rsidRDefault="00CB5D2C">
            <w:pPr>
              <w:pStyle w:val="Compact"/>
            </w:pPr>
            <w:r>
              <w:t>M6</w:t>
            </w:r>
          </w:p>
        </w:tc>
        <w:tc>
          <w:tcPr>
            <w:tcW w:w="0" w:type="auto"/>
          </w:tcPr>
          <w:p w14:paraId="04E02A5F" w14:textId="77777777" w:rsidR="008E5555" w:rsidRDefault="00CB5D2C">
            <w:pPr>
              <w:pStyle w:val="Compact"/>
            </w:pPr>
            <w:r>
              <w:t>total_butterflies_t_lag + max_gust + butterflies_direct_sun_t_lag</w:t>
            </w:r>
          </w:p>
        </w:tc>
      </w:tr>
      <w:tr w:rsidR="008E5555" w14:paraId="1722B771" w14:textId="77777777">
        <w:tc>
          <w:tcPr>
            <w:tcW w:w="0" w:type="auto"/>
          </w:tcPr>
          <w:p w14:paraId="1B3F36AE" w14:textId="77777777" w:rsidR="008E5555" w:rsidRDefault="00CB5D2C">
            <w:pPr>
              <w:pStyle w:val="Compact"/>
            </w:pPr>
            <w:r>
              <w:t>M7</w:t>
            </w:r>
          </w:p>
        </w:tc>
        <w:tc>
          <w:tcPr>
            <w:tcW w:w="0" w:type="auto"/>
          </w:tcPr>
          <w:p w14:paraId="63217F6F" w14:textId="77777777" w:rsidR="008E5555" w:rsidRDefault="00CB5D2C">
            <w:pPr>
              <w:pStyle w:val="Compact"/>
            </w:pPr>
            <w:r>
              <w:t>total_butterflies_t_lag + temperature_avg + butterflies_direct_sun_t_lag</w:t>
            </w:r>
          </w:p>
        </w:tc>
      </w:tr>
      <w:tr w:rsidR="008E5555" w14:paraId="2A66A91E" w14:textId="77777777">
        <w:tc>
          <w:tcPr>
            <w:tcW w:w="0" w:type="auto"/>
          </w:tcPr>
          <w:p w14:paraId="29E43608" w14:textId="77777777" w:rsidR="008E5555" w:rsidRDefault="00CB5D2C">
            <w:pPr>
              <w:pStyle w:val="Compact"/>
            </w:pPr>
            <w:r>
              <w:t>M8</w:t>
            </w:r>
          </w:p>
        </w:tc>
        <w:tc>
          <w:tcPr>
            <w:tcW w:w="0" w:type="auto"/>
          </w:tcPr>
          <w:p w14:paraId="32F98B6D" w14:textId="77777777" w:rsidR="008E5555" w:rsidRDefault="00CB5D2C">
            <w:pPr>
              <w:pStyle w:val="Compact"/>
            </w:pPr>
            <w:r>
              <w:t>total_butterflies_t_lag + max_gust + temperature_avg + butterflies_direct_sun_t_lag</w:t>
            </w:r>
          </w:p>
        </w:tc>
      </w:tr>
      <w:tr w:rsidR="008E5555" w14:paraId="7E9BE563" w14:textId="77777777">
        <w:tc>
          <w:tcPr>
            <w:tcW w:w="0" w:type="auto"/>
          </w:tcPr>
          <w:p w14:paraId="3F72B98B" w14:textId="77777777" w:rsidR="008E5555" w:rsidRDefault="00CB5D2C">
            <w:pPr>
              <w:pStyle w:val="Compact"/>
            </w:pPr>
            <w:r>
              <w:t>M9</w:t>
            </w:r>
          </w:p>
        </w:tc>
        <w:tc>
          <w:tcPr>
            <w:tcW w:w="0" w:type="auto"/>
          </w:tcPr>
          <w:p w14:paraId="2F44D493" w14:textId="77777777" w:rsidR="008E5555" w:rsidRDefault="00CB5D2C">
            <w:pPr>
              <w:pStyle w:val="Compact"/>
            </w:pPr>
            <w:r>
              <w:t xml:space="preserve">total_butterflies_t_lag + max_gust </w:t>
            </w:r>
            <m:oMath>
              <m:r>
                <m:rPr>
                  <m:sty m:val="p"/>
                </m:rPr>
                <w:rPr>
                  <w:rFonts w:ascii="Cambria Math" w:hAnsi="Cambria Math"/>
                </w:rPr>
                <m:t>*</m:t>
              </m:r>
            </m:oMath>
            <w:r>
              <w:t xml:space="preserve"> temperature_avg</w:t>
            </w:r>
          </w:p>
        </w:tc>
      </w:tr>
      <w:tr w:rsidR="008E5555" w14:paraId="7B03C637" w14:textId="77777777">
        <w:tc>
          <w:tcPr>
            <w:tcW w:w="0" w:type="auto"/>
          </w:tcPr>
          <w:p w14:paraId="3DBC0CF0" w14:textId="77777777" w:rsidR="008E5555" w:rsidRDefault="00CB5D2C">
            <w:pPr>
              <w:pStyle w:val="Compact"/>
            </w:pPr>
            <w:r>
              <w:t>M10</w:t>
            </w:r>
          </w:p>
        </w:tc>
        <w:tc>
          <w:tcPr>
            <w:tcW w:w="0" w:type="auto"/>
          </w:tcPr>
          <w:p w14:paraId="72492455" w14:textId="77777777" w:rsidR="008E5555" w:rsidRDefault="00CB5D2C">
            <w:pPr>
              <w:pStyle w:val="Compact"/>
            </w:pPr>
            <w:r>
              <w:t xml:space="preserve">total_butterflies_t_lag + max_gust </w:t>
            </w:r>
            <m:oMath>
              <m:r>
                <m:rPr>
                  <m:sty m:val="p"/>
                </m:rPr>
                <w:rPr>
                  <w:rFonts w:ascii="Cambria Math" w:hAnsi="Cambria Math"/>
                </w:rPr>
                <m:t>*</m:t>
              </m:r>
            </m:oMath>
            <w:r>
              <w:t xml:space="preserve"> butterflies_direct_sun_t_lag</w:t>
            </w:r>
          </w:p>
        </w:tc>
      </w:tr>
      <w:tr w:rsidR="008E5555" w14:paraId="2AB12B7B" w14:textId="77777777">
        <w:tc>
          <w:tcPr>
            <w:tcW w:w="0" w:type="auto"/>
          </w:tcPr>
          <w:p w14:paraId="5AD8170D" w14:textId="77777777" w:rsidR="008E5555" w:rsidRDefault="00CB5D2C">
            <w:pPr>
              <w:pStyle w:val="Compact"/>
            </w:pPr>
            <w:r>
              <w:t>M11</w:t>
            </w:r>
          </w:p>
        </w:tc>
        <w:tc>
          <w:tcPr>
            <w:tcW w:w="0" w:type="auto"/>
          </w:tcPr>
          <w:p w14:paraId="2EF93D4B" w14:textId="77777777" w:rsidR="008E5555" w:rsidRDefault="00CB5D2C">
            <w:pPr>
              <w:pStyle w:val="Compact"/>
            </w:pPr>
            <w:r>
              <w:t xml:space="preserve">total_butterflies_t_lag + temperature_avg </w:t>
            </w:r>
            <m:oMath>
              <m:r>
                <m:rPr>
                  <m:sty m:val="p"/>
                </m:rPr>
                <w:rPr>
                  <w:rFonts w:ascii="Cambria Math" w:hAnsi="Cambria Math"/>
                </w:rPr>
                <m:t>*</m:t>
              </m:r>
            </m:oMath>
            <w:r>
              <w:t xml:space="preserve"> butterflies_direct_sun_t_lag</w:t>
            </w:r>
          </w:p>
        </w:tc>
      </w:tr>
      <w:tr w:rsidR="008E5555" w14:paraId="74DC8444" w14:textId="77777777">
        <w:tc>
          <w:tcPr>
            <w:tcW w:w="0" w:type="auto"/>
          </w:tcPr>
          <w:p w14:paraId="69DDE13A" w14:textId="77777777" w:rsidR="008E5555" w:rsidRDefault="00CB5D2C">
            <w:pPr>
              <w:pStyle w:val="Compact"/>
            </w:pPr>
            <w:r>
              <w:t>M12</w:t>
            </w:r>
          </w:p>
        </w:tc>
        <w:tc>
          <w:tcPr>
            <w:tcW w:w="0" w:type="auto"/>
          </w:tcPr>
          <w:p w14:paraId="00165C38" w14:textId="77777777" w:rsidR="008E5555" w:rsidRDefault="00CB5D2C">
            <w:pPr>
              <w:pStyle w:val="Compact"/>
            </w:pPr>
            <w:r>
              <w:t xml:space="preserve">total_butterflies_t_lag + max_gust </w:t>
            </w:r>
            <m:oMath>
              <m:r>
                <m:rPr>
                  <m:sty m:val="p"/>
                </m:rPr>
                <w:rPr>
                  <w:rFonts w:ascii="Cambria Math" w:hAnsi="Cambria Math"/>
                </w:rPr>
                <m:t>*</m:t>
              </m:r>
            </m:oMath>
            <w:r>
              <w:t xml:space="preserve"> temperature_avg + butterflies_direct_sun_t_lag</w:t>
            </w:r>
          </w:p>
        </w:tc>
      </w:tr>
      <w:tr w:rsidR="008E5555" w14:paraId="7962E861" w14:textId="77777777">
        <w:tc>
          <w:tcPr>
            <w:tcW w:w="0" w:type="auto"/>
          </w:tcPr>
          <w:p w14:paraId="4ACB2030" w14:textId="77777777" w:rsidR="008E5555" w:rsidRDefault="00CB5D2C">
            <w:pPr>
              <w:pStyle w:val="Compact"/>
            </w:pPr>
            <w:r>
              <w:t>M13</w:t>
            </w:r>
          </w:p>
        </w:tc>
        <w:tc>
          <w:tcPr>
            <w:tcW w:w="0" w:type="auto"/>
          </w:tcPr>
          <w:p w14:paraId="6D9E9FBC" w14:textId="77777777" w:rsidR="008E5555" w:rsidRDefault="00CB5D2C">
            <w:pPr>
              <w:pStyle w:val="Compact"/>
            </w:pPr>
            <w:r>
              <w:t xml:space="preserve">total_butterflies_t_lag + max_gust </w:t>
            </w:r>
            <m:oMath>
              <m:r>
                <m:rPr>
                  <m:sty m:val="p"/>
                </m:rPr>
                <w:rPr>
                  <w:rFonts w:ascii="Cambria Math" w:hAnsi="Cambria Math"/>
                </w:rPr>
                <m:t>*</m:t>
              </m:r>
            </m:oMath>
            <w:r>
              <w:t xml:space="preserve"> butterflies_direct_sun_t_lag + temperature_avg</w:t>
            </w:r>
          </w:p>
        </w:tc>
      </w:tr>
      <w:tr w:rsidR="008E5555" w14:paraId="2D6905B6" w14:textId="77777777">
        <w:tc>
          <w:tcPr>
            <w:tcW w:w="0" w:type="auto"/>
          </w:tcPr>
          <w:p w14:paraId="6279BF75" w14:textId="77777777" w:rsidR="008E5555" w:rsidRDefault="00CB5D2C">
            <w:pPr>
              <w:pStyle w:val="Compact"/>
            </w:pPr>
            <w:r>
              <w:t>M14</w:t>
            </w:r>
          </w:p>
        </w:tc>
        <w:tc>
          <w:tcPr>
            <w:tcW w:w="0" w:type="auto"/>
          </w:tcPr>
          <w:p w14:paraId="73B2CCD5" w14:textId="77777777" w:rsidR="008E5555" w:rsidRDefault="00CB5D2C">
            <w:pPr>
              <w:pStyle w:val="Compact"/>
            </w:pPr>
            <w:r>
              <w:t xml:space="preserve">total_butterflies_t_lag + temperature_avg </w:t>
            </w:r>
            <m:oMath>
              <m:r>
                <m:rPr>
                  <m:sty m:val="p"/>
                </m:rPr>
                <w:rPr>
                  <w:rFonts w:ascii="Cambria Math" w:hAnsi="Cambria Math"/>
                </w:rPr>
                <m:t>*</m:t>
              </m:r>
            </m:oMath>
            <w:r>
              <w:t xml:space="preserve"> butterflies_direct_sun_t_lag + max_gust</w:t>
            </w:r>
          </w:p>
        </w:tc>
      </w:tr>
      <w:tr w:rsidR="008E5555" w14:paraId="3081F471" w14:textId="77777777">
        <w:tc>
          <w:tcPr>
            <w:tcW w:w="0" w:type="auto"/>
          </w:tcPr>
          <w:p w14:paraId="310CD409" w14:textId="77777777" w:rsidR="008E5555" w:rsidRDefault="00CB5D2C">
            <w:pPr>
              <w:pStyle w:val="Compact"/>
            </w:pPr>
            <w:r>
              <w:t>M15</w:t>
            </w:r>
          </w:p>
        </w:tc>
        <w:tc>
          <w:tcPr>
            <w:tcW w:w="0" w:type="auto"/>
          </w:tcPr>
          <w:p w14:paraId="542F2A98" w14:textId="77777777" w:rsidR="008E5555" w:rsidRDefault="00CB5D2C">
            <w:pPr>
              <w:pStyle w:val="Compact"/>
            </w:pPr>
            <w:r>
              <w:t>total_butterflies_t_lag + all two-way interactions</w:t>
            </w:r>
          </w:p>
        </w:tc>
      </w:tr>
      <w:tr w:rsidR="008E5555" w14:paraId="18A011F0" w14:textId="77777777">
        <w:tc>
          <w:tcPr>
            <w:tcW w:w="0" w:type="auto"/>
          </w:tcPr>
          <w:p w14:paraId="048B6A1F" w14:textId="77777777" w:rsidR="008E5555" w:rsidRDefault="00CB5D2C">
            <w:pPr>
              <w:pStyle w:val="Compact"/>
            </w:pPr>
            <w:r>
              <w:t>M16</w:t>
            </w:r>
          </w:p>
        </w:tc>
        <w:tc>
          <w:tcPr>
            <w:tcW w:w="0" w:type="auto"/>
          </w:tcPr>
          <w:p w14:paraId="7372DD48" w14:textId="77777777" w:rsidR="008E5555" w:rsidRDefault="00CB5D2C">
            <w:pPr>
              <w:pStyle w:val="Compact"/>
            </w:pPr>
            <w:r>
              <w:t xml:space="preserve">total_butterflies_t_lag + max_gust </w:t>
            </w:r>
            <m:oMath>
              <m:r>
                <m:rPr>
                  <m:sty m:val="p"/>
                </m:rPr>
                <w:rPr>
                  <w:rFonts w:ascii="Cambria Math" w:hAnsi="Cambria Math"/>
                </w:rPr>
                <m:t>*</m:t>
              </m:r>
            </m:oMath>
            <w:r>
              <w:t xml:space="preserve"> temperature_avg </w:t>
            </w:r>
            <m:oMath>
              <m:r>
                <m:rPr>
                  <m:sty m:val="p"/>
                </m:rPr>
                <w:rPr>
                  <w:rFonts w:ascii="Cambria Math" w:hAnsi="Cambria Math"/>
                </w:rPr>
                <m:t>*</m:t>
              </m:r>
            </m:oMath>
            <w:r>
              <w:t xml:space="preserve"> butterflies_direct_sun_t_lag</w:t>
            </w:r>
          </w:p>
        </w:tc>
      </w:tr>
      <w:tr w:rsidR="008E5555" w14:paraId="6697888B" w14:textId="77777777">
        <w:tc>
          <w:tcPr>
            <w:tcW w:w="0" w:type="auto"/>
          </w:tcPr>
          <w:p w14:paraId="4FDCE48D" w14:textId="77777777" w:rsidR="008E5555" w:rsidRDefault="00CB5D2C">
            <w:pPr>
              <w:pStyle w:val="Compact"/>
            </w:pPr>
            <w:r>
              <w:t>M17</w:t>
            </w:r>
          </w:p>
        </w:tc>
        <w:tc>
          <w:tcPr>
            <w:tcW w:w="0" w:type="auto"/>
          </w:tcPr>
          <w:p w14:paraId="6838D02F" w14:textId="77777777" w:rsidR="008E5555" w:rsidRDefault="00CB5D2C">
            <w:pPr>
              <w:pStyle w:val="Compact"/>
            </w:pPr>
            <w:r>
              <w:t>s(total_butterflies_t_lag) + s(temperature_avg) + s(butterflies_direct_sun_t_lag)</w:t>
            </w:r>
          </w:p>
        </w:tc>
      </w:tr>
      <w:tr w:rsidR="008E5555" w14:paraId="5F71694B" w14:textId="77777777">
        <w:tc>
          <w:tcPr>
            <w:tcW w:w="0" w:type="auto"/>
          </w:tcPr>
          <w:p w14:paraId="5E5E24CB" w14:textId="77777777" w:rsidR="008E5555" w:rsidRDefault="00CB5D2C">
            <w:pPr>
              <w:pStyle w:val="Compact"/>
            </w:pPr>
            <w:r>
              <w:t>M18</w:t>
            </w:r>
          </w:p>
        </w:tc>
        <w:tc>
          <w:tcPr>
            <w:tcW w:w="0" w:type="auto"/>
          </w:tcPr>
          <w:p w14:paraId="5CB679F4" w14:textId="77777777" w:rsidR="008E5555" w:rsidRDefault="00CB5D2C">
            <w:pPr>
              <w:pStyle w:val="Compact"/>
            </w:pPr>
            <w:r>
              <w:t>s(total_butterflies_t_lag) + temperature_avg + s(butterflies_direct_sun_t_lag)</w:t>
            </w:r>
          </w:p>
        </w:tc>
      </w:tr>
      <w:tr w:rsidR="008E5555" w14:paraId="6C6A3B90" w14:textId="77777777">
        <w:tc>
          <w:tcPr>
            <w:tcW w:w="0" w:type="auto"/>
          </w:tcPr>
          <w:p w14:paraId="1CE1526B" w14:textId="77777777" w:rsidR="008E5555" w:rsidRDefault="00CB5D2C">
            <w:pPr>
              <w:pStyle w:val="Compact"/>
            </w:pPr>
            <w:r>
              <w:t>M19</w:t>
            </w:r>
          </w:p>
        </w:tc>
        <w:tc>
          <w:tcPr>
            <w:tcW w:w="0" w:type="auto"/>
          </w:tcPr>
          <w:p w14:paraId="0B238321" w14:textId="77777777" w:rsidR="008E5555" w:rsidRDefault="00CB5D2C">
            <w:pPr>
              <w:pStyle w:val="Compact"/>
            </w:pPr>
            <w:r>
              <w:t>s(total_butterflies_t_lag) + s(max_gust) + temperature_avg + s(butterflies_direct_sun_t_lag)</w:t>
            </w:r>
          </w:p>
        </w:tc>
      </w:tr>
      <w:tr w:rsidR="008E5555" w14:paraId="35FE9F7E" w14:textId="77777777">
        <w:tc>
          <w:tcPr>
            <w:tcW w:w="0" w:type="auto"/>
          </w:tcPr>
          <w:p w14:paraId="427BF474" w14:textId="77777777" w:rsidR="008E5555" w:rsidRDefault="00CB5D2C">
            <w:pPr>
              <w:pStyle w:val="Compact"/>
            </w:pPr>
            <w:r>
              <w:t>M20</w:t>
            </w:r>
          </w:p>
        </w:tc>
        <w:tc>
          <w:tcPr>
            <w:tcW w:w="0" w:type="auto"/>
          </w:tcPr>
          <w:p w14:paraId="285DEA9F" w14:textId="77777777" w:rsidR="008E5555" w:rsidRDefault="00CB5D2C">
            <w:pPr>
              <w:pStyle w:val="Compact"/>
            </w:pPr>
            <w:r>
              <w:t>s(total_butterflies_t_lag) + s(temperature_avg) + s(butterflies_direct_sun_t_lag)</w:t>
            </w:r>
          </w:p>
        </w:tc>
      </w:tr>
      <w:tr w:rsidR="008E5555" w14:paraId="0C2D9E04" w14:textId="77777777">
        <w:tc>
          <w:tcPr>
            <w:tcW w:w="0" w:type="auto"/>
          </w:tcPr>
          <w:p w14:paraId="0439746D" w14:textId="77777777" w:rsidR="008E5555" w:rsidRDefault="00CB5D2C">
            <w:pPr>
              <w:pStyle w:val="Compact"/>
            </w:pPr>
            <w:r>
              <w:t>M21</w:t>
            </w:r>
          </w:p>
        </w:tc>
        <w:tc>
          <w:tcPr>
            <w:tcW w:w="0" w:type="auto"/>
          </w:tcPr>
          <w:p w14:paraId="2B34304C" w14:textId="77777777" w:rsidR="008E5555" w:rsidRDefault="00CB5D2C">
            <w:pPr>
              <w:pStyle w:val="Compact"/>
            </w:pPr>
            <w:r>
              <w:t>s(total_butterflies_t_lag) + s(max_gust) + s(temperature_avg) + s(butterflies_direct_sun_t_lag)</w:t>
            </w:r>
          </w:p>
        </w:tc>
      </w:tr>
      <w:tr w:rsidR="008E5555" w14:paraId="74F3ED13" w14:textId="77777777">
        <w:tc>
          <w:tcPr>
            <w:tcW w:w="0" w:type="auto"/>
          </w:tcPr>
          <w:p w14:paraId="4D13C117" w14:textId="77777777" w:rsidR="008E5555" w:rsidRDefault="00CB5D2C">
            <w:pPr>
              <w:pStyle w:val="Compact"/>
            </w:pPr>
            <w:r>
              <w:t>M22</w:t>
            </w:r>
          </w:p>
        </w:tc>
        <w:tc>
          <w:tcPr>
            <w:tcW w:w="0" w:type="auto"/>
          </w:tcPr>
          <w:p w14:paraId="09E36DB2" w14:textId="77777777" w:rsidR="008E5555" w:rsidRDefault="00CB5D2C">
            <w:pPr>
              <w:pStyle w:val="Compact"/>
            </w:pPr>
            <w:r>
              <w:t>s(total_butterflies_t_lag) + temperature_avg + s(butterflies_direct_sun_t_lag) + s(time_within_day_t)</w:t>
            </w:r>
          </w:p>
        </w:tc>
      </w:tr>
      <w:tr w:rsidR="008E5555" w14:paraId="2F45A888" w14:textId="77777777">
        <w:tc>
          <w:tcPr>
            <w:tcW w:w="0" w:type="auto"/>
          </w:tcPr>
          <w:p w14:paraId="4CDAE092" w14:textId="77777777" w:rsidR="008E5555" w:rsidRDefault="00CB5D2C">
            <w:pPr>
              <w:pStyle w:val="Compact"/>
            </w:pPr>
            <w:r>
              <w:lastRenderedPageBreak/>
              <w:t>M23</w:t>
            </w:r>
          </w:p>
        </w:tc>
        <w:tc>
          <w:tcPr>
            <w:tcW w:w="0" w:type="auto"/>
          </w:tcPr>
          <w:p w14:paraId="03E625D2" w14:textId="77777777" w:rsidR="008E5555" w:rsidRDefault="00CB5D2C">
            <w:pPr>
              <w:pStyle w:val="Compact"/>
            </w:pPr>
            <w:r>
              <w:t>s(total_butterflies_t_lag) + s(temperature_avg) + s(butterflies_direct_sun_t_lag) + s(time_within_day_t)</w:t>
            </w:r>
          </w:p>
        </w:tc>
      </w:tr>
      <w:tr w:rsidR="008E5555" w14:paraId="105B9B44" w14:textId="77777777">
        <w:tc>
          <w:tcPr>
            <w:tcW w:w="0" w:type="auto"/>
          </w:tcPr>
          <w:p w14:paraId="1E5F2893" w14:textId="77777777" w:rsidR="008E5555" w:rsidRDefault="00CB5D2C">
            <w:pPr>
              <w:pStyle w:val="Compact"/>
            </w:pPr>
            <w:r>
              <w:t>M24</w:t>
            </w:r>
          </w:p>
        </w:tc>
        <w:tc>
          <w:tcPr>
            <w:tcW w:w="0" w:type="auto"/>
          </w:tcPr>
          <w:p w14:paraId="43A44799" w14:textId="77777777" w:rsidR="008E5555" w:rsidRDefault="00CB5D2C">
            <w:pPr>
              <w:pStyle w:val="Compact"/>
            </w:pPr>
            <w:r>
              <w:t>s(total_butterflies_t_lag) + s(max_gust) + s(temperature_avg) + s(butterflies_direct_sun_t_lag) + s(time_within_day_t)</w:t>
            </w:r>
          </w:p>
        </w:tc>
      </w:tr>
      <w:tr w:rsidR="008E5555" w14:paraId="768C6FA2" w14:textId="77777777">
        <w:tc>
          <w:tcPr>
            <w:tcW w:w="0" w:type="auto"/>
          </w:tcPr>
          <w:p w14:paraId="25603BA6" w14:textId="77777777" w:rsidR="008E5555" w:rsidRDefault="00CB5D2C">
            <w:pPr>
              <w:pStyle w:val="Compact"/>
            </w:pPr>
            <w:r>
              <w:t>M25</w:t>
            </w:r>
          </w:p>
        </w:tc>
        <w:tc>
          <w:tcPr>
            <w:tcW w:w="0" w:type="auto"/>
          </w:tcPr>
          <w:p w14:paraId="77DD0EC4" w14:textId="77777777" w:rsidR="008E5555" w:rsidRDefault="00CB5D2C">
            <w:pPr>
              <w:pStyle w:val="Compact"/>
            </w:pPr>
            <w:r>
              <w:t>(intercept only)</w:t>
            </w:r>
          </w:p>
        </w:tc>
      </w:tr>
      <w:tr w:rsidR="008E5555" w14:paraId="096B86E5" w14:textId="77777777">
        <w:tc>
          <w:tcPr>
            <w:tcW w:w="0" w:type="auto"/>
          </w:tcPr>
          <w:p w14:paraId="04A3926A" w14:textId="77777777" w:rsidR="008E5555" w:rsidRDefault="00CB5D2C">
            <w:pPr>
              <w:pStyle w:val="Compact"/>
            </w:pPr>
            <w:r>
              <w:t>M26</w:t>
            </w:r>
          </w:p>
        </w:tc>
        <w:tc>
          <w:tcPr>
            <w:tcW w:w="0" w:type="auto"/>
          </w:tcPr>
          <w:p w14:paraId="1234AA07" w14:textId="77777777" w:rsidR="008E5555" w:rsidRDefault="00CB5D2C">
            <w:pPr>
              <w:pStyle w:val="Compact"/>
            </w:pPr>
            <w:r>
              <w:t>max_gust</w:t>
            </w:r>
          </w:p>
        </w:tc>
      </w:tr>
      <w:tr w:rsidR="008E5555" w14:paraId="3F5A0AE1" w14:textId="77777777">
        <w:tc>
          <w:tcPr>
            <w:tcW w:w="0" w:type="auto"/>
          </w:tcPr>
          <w:p w14:paraId="7D22A314" w14:textId="77777777" w:rsidR="008E5555" w:rsidRDefault="00CB5D2C">
            <w:pPr>
              <w:pStyle w:val="Compact"/>
            </w:pPr>
            <w:r>
              <w:t>M27</w:t>
            </w:r>
          </w:p>
        </w:tc>
        <w:tc>
          <w:tcPr>
            <w:tcW w:w="0" w:type="auto"/>
          </w:tcPr>
          <w:p w14:paraId="34D736B2" w14:textId="77777777" w:rsidR="008E5555" w:rsidRDefault="00CB5D2C">
            <w:pPr>
              <w:pStyle w:val="Compact"/>
            </w:pPr>
            <w:r>
              <w:t>temperature_avg</w:t>
            </w:r>
          </w:p>
        </w:tc>
      </w:tr>
      <w:tr w:rsidR="008E5555" w14:paraId="39D494D9" w14:textId="77777777">
        <w:tc>
          <w:tcPr>
            <w:tcW w:w="0" w:type="auto"/>
          </w:tcPr>
          <w:p w14:paraId="7C6026C3" w14:textId="77777777" w:rsidR="008E5555" w:rsidRDefault="00CB5D2C">
            <w:pPr>
              <w:pStyle w:val="Compact"/>
            </w:pPr>
            <w:r>
              <w:t>M28</w:t>
            </w:r>
          </w:p>
        </w:tc>
        <w:tc>
          <w:tcPr>
            <w:tcW w:w="0" w:type="auto"/>
          </w:tcPr>
          <w:p w14:paraId="0FBBFC8E" w14:textId="77777777" w:rsidR="008E5555" w:rsidRDefault="00CB5D2C">
            <w:pPr>
              <w:pStyle w:val="Compact"/>
            </w:pPr>
            <w:r>
              <w:t>butterflies_direct_sun_t_lag</w:t>
            </w:r>
          </w:p>
        </w:tc>
      </w:tr>
      <w:tr w:rsidR="008E5555" w14:paraId="71E20438" w14:textId="77777777">
        <w:tc>
          <w:tcPr>
            <w:tcW w:w="0" w:type="auto"/>
          </w:tcPr>
          <w:p w14:paraId="2B5F2AB1" w14:textId="77777777" w:rsidR="008E5555" w:rsidRDefault="00CB5D2C">
            <w:pPr>
              <w:pStyle w:val="Compact"/>
            </w:pPr>
            <w:r>
              <w:t>M29</w:t>
            </w:r>
          </w:p>
        </w:tc>
        <w:tc>
          <w:tcPr>
            <w:tcW w:w="0" w:type="auto"/>
          </w:tcPr>
          <w:p w14:paraId="7CF58451" w14:textId="77777777" w:rsidR="008E5555" w:rsidRDefault="00CB5D2C">
            <w:pPr>
              <w:pStyle w:val="Compact"/>
            </w:pPr>
            <w:r>
              <w:t>max_gust + temperature_avg</w:t>
            </w:r>
          </w:p>
        </w:tc>
      </w:tr>
      <w:tr w:rsidR="008E5555" w14:paraId="618E3519" w14:textId="77777777">
        <w:tc>
          <w:tcPr>
            <w:tcW w:w="0" w:type="auto"/>
          </w:tcPr>
          <w:p w14:paraId="06C8CEA9" w14:textId="77777777" w:rsidR="008E5555" w:rsidRDefault="00CB5D2C">
            <w:pPr>
              <w:pStyle w:val="Compact"/>
            </w:pPr>
            <w:r>
              <w:t>M30</w:t>
            </w:r>
          </w:p>
        </w:tc>
        <w:tc>
          <w:tcPr>
            <w:tcW w:w="0" w:type="auto"/>
          </w:tcPr>
          <w:p w14:paraId="60ACD5AD" w14:textId="77777777" w:rsidR="008E5555" w:rsidRDefault="00CB5D2C">
            <w:pPr>
              <w:pStyle w:val="Compact"/>
            </w:pPr>
            <w:r>
              <w:t>max_gust + butterflies_direct_sun_t_lag</w:t>
            </w:r>
          </w:p>
        </w:tc>
      </w:tr>
      <w:tr w:rsidR="008E5555" w14:paraId="11619656" w14:textId="77777777">
        <w:tc>
          <w:tcPr>
            <w:tcW w:w="0" w:type="auto"/>
          </w:tcPr>
          <w:p w14:paraId="2797E576" w14:textId="77777777" w:rsidR="008E5555" w:rsidRDefault="00CB5D2C">
            <w:pPr>
              <w:pStyle w:val="Compact"/>
            </w:pPr>
            <w:r>
              <w:t>M31</w:t>
            </w:r>
          </w:p>
        </w:tc>
        <w:tc>
          <w:tcPr>
            <w:tcW w:w="0" w:type="auto"/>
          </w:tcPr>
          <w:p w14:paraId="094AB07E" w14:textId="77777777" w:rsidR="008E5555" w:rsidRDefault="00CB5D2C">
            <w:pPr>
              <w:pStyle w:val="Compact"/>
            </w:pPr>
            <w:r>
              <w:t>temperature_avg + butterflies_direct_sun_t_lag</w:t>
            </w:r>
          </w:p>
        </w:tc>
      </w:tr>
      <w:tr w:rsidR="008E5555" w14:paraId="20E64415" w14:textId="77777777">
        <w:tc>
          <w:tcPr>
            <w:tcW w:w="0" w:type="auto"/>
          </w:tcPr>
          <w:p w14:paraId="67D11C6F" w14:textId="77777777" w:rsidR="008E5555" w:rsidRDefault="00CB5D2C">
            <w:pPr>
              <w:pStyle w:val="Compact"/>
            </w:pPr>
            <w:r>
              <w:t>M32</w:t>
            </w:r>
          </w:p>
        </w:tc>
        <w:tc>
          <w:tcPr>
            <w:tcW w:w="0" w:type="auto"/>
          </w:tcPr>
          <w:p w14:paraId="5C3CBB32" w14:textId="77777777" w:rsidR="008E5555" w:rsidRDefault="00CB5D2C">
            <w:pPr>
              <w:pStyle w:val="Compact"/>
            </w:pPr>
            <w:r>
              <w:t>max_gust + temperature_avg + butterflies_direct_sun_t_lag</w:t>
            </w:r>
          </w:p>
        </w:tc>
      </w:tr>
      <w:tr w:rsidR="008E5555" w14:paraId="73582EB5" w14:textId="77777777">
        <w:tc>
          <w:tcPr>
            <w:tcW w:w="0" w:type="auto"/>
          </w:tcPr>
          <w:p w14:paraId="3CCEA814" w14:textId="77777777" w:rsidR="008E5555" w:rsidRDefault="00CB5D2C">
            <w:pPr>
              <w:pStyle w:val="Compact"/>
            </w:pPr>
            <w:r>
              <w:t>M33</w:t>
            </w:r>
          </w:p>
        </w:tc>
        <w:tc>
          <w:tcPr>
            <w:tcW w:w="0" w:type="auto"/>
          </w:tcPr>
          <w:p w14:paraId="5F12E7EC" w14:textId="77777777" w:rsidR="008E5555" w:rsidRDefault="00CB5D2C">
            <w:pPr>
              <w:pStyle w:val="Compact"/>
            </w:pPr>
            <w:r>
              <w:t xml:space="preserve">max_gust </w:t>
            </w:r>
            <m:oMath>
              <m:r>
                <m:rPr>
                  <m:sty m:val="p"/>
                </m:rPr>
                <w:rPr>
                  <w:rFonts w:ascii="Cambria Math" w:hAnsi="Cambria Math"/>
                </w:rPr>
                <m:t>*</m:t>
              </m:r>
            </m:oMath>
            <w:r>
              <w:t xml:space="preserve"> temperature_avg</w:t>
            </w:r>
          </w:p>
        </w:tc>
      </w:tr>
      <w:tr w:rsidR="008E5555" w14:paraId="6B5C8151" w14:textId="77777777">
        <w:tc>
          <w:tcPr>
            <w:tcW w:w="0" w:type="auto"/>
          </w:tcPr>
          <w:p w14:paraId="1904DE20" w14:textId="77777777" w:rsidR="008E5555" w:rsidRDefault="00CB5D2C">
            <w:pPr>
              <w:pStyle w:val="Compact"/>
            </w:pPr>
            <w:r>
              <w:t>M34</w:t>
            </w:r>
          </w:p>
        </w:tc>
        <w:tc>
          <w:tcPr>
            <w:tcW w:w="0" w:type="auto"/>
          </w:tcPr>
          <w:p w14:paraId="6ACA3B94" w14:textId="77777777" w:rsidR="008E5555" w:rsidRDefault="00CB5D2C">
            <w:pPr>
              <w:pStyle w:val="Compact"/>
            </w:pPr>
            <w:r>
              <w:t xml:space="preserve">max_gust </w:t>
            </w:r>
            <m:oMath>
              <m:r>
                <m:rPr>
                  <m:sty m:val="p"/>
                </m:rPr>
                <w:rPr>
                  <w:rFonts w:ascii="Cambria Math" w:hAnsi="Cambria Math"/>
                </w:rPr>
                <m:t>*</m:t>
              </m:r>
            </m:oMath>
            <w:r>
              <w:t xml:space="preserve"> butterflies_direct_sun_t_lag</w:t>
            </w:r>
          </w:p>
        </w:tc>
      </w:tr>
      <w:tr w:rsidR="008E5555" w14:paraId="0909517F" w14:textId="77777777">
        <w:tc>
          <w:tcPr>
            <w:tcW w:w="0" w:type="auto"/>
          </w:tcPr>
          <w:p w14:paraId="56D9F77C" w14:textId="77777777" w:rsidR="008E5555" w:rsidRDefault="00CB5D2C">
            <w:pPr>
              <w:pStyle w:val="Compact"/>
            </w:pPr>
            <w:r>
              <w:t>M35</w:t>
            </w:r>
          </w:p>
        </w:tc>
        <w:tc>
          <w:tcPr>
            <w:tcW w:w="0" w:type="auto"/>
          </w:tcPr>
          <w:p w14:paraId="02F84204" w14:textId="77777777" w:rsidR="008E5555" w:rsidRDefault="00CB5D2C">
            <w:pPr>
              <w:pStyle w:val="Compact"/>
            </w:pPr>
            <w:r>
              <w:t xml:space="preserve">temperature_avg </w:t>
            </w:r>
            <m:oMath>
              <m:r>
                <m:rPr>
                  <m:sty m:val="p"/>
                </m:rPr>
                <w:rPr>
                  <w:rFonts w:ascii="Cambria Math" w:hAnsi="Cambria Math"/>
                </w:rPr>
                <m:t>*</m:t>
              </m:r>
            </m:oMath>
            <w:r>
              <w:t xml:space="preserve"> butterflies_direct_sun_t_lag</w:t>
            </w:r>
          </w:p>
        </w:tc>
      </w:tr>
      <w:tr w:rsidR="008E5555" w14:paraId="3569D720" w14:textId="77777777">
        <w:tc>
          <w:tcPr>
            <w:tcW w:w="0" w:type="auto"/>
          </w:tcPr>
          <w:p w14:paraId="458837E6" w14:textId="77777777" w:rsidR="008E5555" w:rsidRDefault="00CB5D2C">
            <w:pPr>
              <w:pStyle w:val="Compact"/>
            </w:pPr>
            <w:r>
              <w:t>M36</w:t>
            </w:r>
          </w:p>
        </w:tc>
        <w:tc>
          <w:tcPr>
            <w:tcW w:w="0" w:type="auto"/>
          </w:tcPr>
          <w:p w14:paraId="15D55D52" w14:textId="77777777" w:rsidR="008E5555" w:rsidRDefault="00CB5D2C">
            <w:pPr>
              <w:pStyle w:val="Compact"/>
            </w:pPr>
            <w:r>
              <w:t xml:space="preserve">max_gust </w:t>
            </w:r>
            <m:oMath>
              <m:r>
                <m:rPr>
                  <m:sty m:val="p"/>
                </m:rPr>
                <w:rPr>
                  <w:rFonts w:ascii="Cambria Math" w:hAnsi="Cambria Math"/>
                </w:rPr>
                <m:t>*</m:t>
              </m:r>
            </m:oMath>
            <w:r>
              <w:t xml:space="preserve"> temperature_avg + butterflies_direct_sun_t_lag</w:t>
            </w:r>
          </w:p>
        </w:tc>
      </w:tr>
      <w:tr w:rsidR="008E5555" w14:paraId="0441B88E" w14:textId="77777777">
        <w:tc>
          <w:tcPr>
            <w:tcW w:w="0" w:type="auto"/>
          </w:tcPr>
          <w:p w14:paraId="386EB347" w14:textId="77777777" w:rsidR="008E5555" w:rsidRDefault="00CB5D2C">
            <w:pPr>
              <w:pStyle w:val="Compact"/>
            </w:pPr>
            <w:r>
              <w:t>M37</w:t>
            </w:r>
          </w:p>
        </w:tc>
        <w:tc>
          <w:tcPr>
            <w:tcW w:w="0" w:type="auto"/>
          </w:tcPr>
          <w:p w14:paraId="09E07DAB" w14:textId="77777777" w:rsidR="008E5555" w:rsidRDefault="00CB5D2C">
            <w:pPr>
              <w:pStyle w:val="Compact"/>
            </w:pPr>
            <w:r>
              <w:t xml:space="preserve">max_gust </w:t>
            </w:r>
            <m:oMath>
              <m:r>
                <m:rPr>
                  <m:sty m:val="p"/>
                </m:rPr>
                <w:rPr>
                  <w:rFonts w:ascii="Cambria Math" w:hAnsi="Cambria Math"/>
                </w:rPr>
                <m:t>*</m:t>
              </m:r>
            </m:oMath>
            <w:r>
              <w:t xml:space="preserve"> butterflies_direct_sun_t_lag + temperature_avg</w:t>
            </w:r>
          </w:p>
        </w:tc>
      </w:tr>
      <w:tr w:rsidR="008E5555" w14:paraId="32CF87A4" w14:textId="77777777">
        <w:tc>
          <w:tcPr>
            <w:tcW w:w="0" w:type="auto"/>
          </w:tcPr>
          <w:p w14:paraId="6851D23C" w14:textId="77777777" w:rsidR="008E5555" w:rsidRDefault="00CB5D2C">
            <w:pPr>
              <w:pStyle w:val="Compact"/>
            </w:pPr>
            <w:r>
              <w:t>M38</w:t>
            </w:r>
          </w:p>
        </w:tc>
        <w:tc>
          <w:tcPr>
            <w:tcW w:w="0" w:type="auto"/>
          </w:tcPr>
          <w:p w14:paraId="25FB3FE9" w14:textId="77777777" w:rsidR="008E5555" w:rsidRDefault="00CB5D2C">
            <w:pPr>
              <w:pStyle w:val="Compact"/>
            </w:pPr>
            <w:r>
              <w:t xml:space="preserve">temperature_avg </w:t>
            </w:r>
            <m:oMath>
              <m:r>
                <m:rPr>
                  <m:sty m:val="p"/>
                </m:rPr>
                <w:rPr>
                  <w:rFonts w:ascii="Cambria Math" w:hAnsi="Cambria Math"/>
                </w:rPr>
                <m:t>*</m:t>
              </m:r>
            </m:oMath>
            <w:r>
              <w:t xml:space="preserve"> butterflies_direct_sun_t_lag + max_gust</w:t>
            </w:r>
          </w:p>
        </w:tc>
      </w:tr>
      <w:tr w:rsidR="008E5555" w14:paraId="70973AD8" w14:textId="77777777">
        <w:tc>
          <w:tcPr>
            <w:tcW w:w="0" w:type="auto"/>
          </w:tcPr>
          <w:p w14:paraId="5E9368AE" w14:textId="77777777" w:rsidR="008E5555" w:rsidRDefault="00CB5D2C">
            <w:pPr>
              <w:pStyle w:val="Compact"/>
            </w:pPr>
            <w:r>
              <w:t>M39</w:t>
            </w:r>
          </w:p>
        </w:tc>
        <w:tc>
          <w:tcPr>
            <w:tcW w:w="0" w:type="auto"/>
          </w:tcPr>
          <w:p w14:paraId="5823CDB3" w14:textId="77777777" w:rsidR="008E5555" w:rsidRDefault="00CB5D2C">
            <w:pPr>
              <w:pStyle w:val="Compact"/>
            </w:pPr>
            <w:r>
              <w:t>all two-way interactions (no lag)</w:t>
            </w:r>
          </w:p>
        </w:tc>
      </w:tr>
      <w:tr w:rsidR="008E5555" w14:paraId="582821C9" w14:textId="77777777">
        <w:tc>
          <w:tcPr>
            <w:tcW w:w="0" w:type="auto"/>
          </w:tcPr>
          <w:p w14:paraId="74B9631B" w14:textId="77777777" w:rsidR="008E5555" w:rsidRDefault="00CB5D2C">
            <w:pPr>
              <w:pStyle w:val="Compact"/>
            </w:pPr>
            <w:r>
              <w:t>M40</w:t>
            </w:r>
          </w:p>
        </w:tc>
        <w:tc>
          <w:tcPr>
            <w:tcW w:w="0" w:type="auto"/>
          </w:tcPr>
          <w:p w14:paraId="071BFF91" w14:textId="77777777" w:rsidR="008E5555" w:rsidRDefault="00CB5D2C">
            <w:pPr>
              <w:pStyle w:val="Compact"/>
            </w:pPr>
            <w:r>
              <w:t xml:space="preserve">max_gust </w:t>
            </w:r>
            <m:oMath>
              <m:r>
                <m:rPr>
                  <m:sty m:val="p"/>
                </m:rPr>
                <w:rPr>
                  <w:rFonts w:ascii="Cambria Math" w:hAnsi="Cambria Math"/>
                </w:rPr>
                <m:t>*</m:t>
              </m:r>
            </m:oMath>
            <w:r>
              <w:t xml:space="preserve"> temperature_avg </w:t>
            </w:r>
            <m:oMath>
              <m:r>
                <m:rPr>
                  <m:sty m:val="p"/>
                </m:rPr>
                <w:rPr>
                  <w:rFonts w:ascii="Cambria Math" w:hAnsi="Cambria Math"/>
                </w:rPr>
                <m:t>*</m:t>
              </m:r>
            </m:oMath>
            <w:r>
              <w:t xml:space="preserve"> butterflies_direct_sun_t_lag (no lag)</w:t>
            </w:r>
          </w:p>
        </w:tc>
      </w:tr>
      <w:tr w:rsidR="008E5555" w14:paraId="2FAE9661" w14:textId="77777777">
        <w:tc>
          <w:tcPr>
            <w:tcW w:w="0" w:type="auto"/>
          </w:tcPr>
          <w:p w14:paraId="16A4FA22" w14:textId="77777777" w:rsidR="008E5555" w:rsidRDefault="00CB5D2C">
            <w:pPr>
              <w:pStyle w:val="Compact"/>
            </w:pPr>
            <w:r>
              <w:t>M41</w:t>
            </w:r>
          </w:p>
        </w:tc>
        <w:tc>
          <w:tcPr>
            <w:tcW w:w="0" w:type="auto"/>
          </w:tcPr>
          <w:p w14:paraId="521CA339" w14:textId="77777777" w:rsidR="008E5555" w:rsidRDefault="00CB5D2C">
            <w:pPr>
              <w:pStyle w:val="Compact"/>
            </w:pPr>
            <w:r>
              <w:t>s(temperature_avg) + s(butterflies_direct_sun_t_lag)</w:t>
            </w:r>
          </w:p>
        </w:tc>
      </w:tr>
      <w:tr w:rsidR="008E5555" w14:paraId="0EEE0759" w14:textId="77777777">
        <w:tc>
          <w:tcPr>
            <w:tcW w:w="0" w:type="auto"/>
          </w:tcPr>
          <w:p w14:paraId="57CBC474" w14:textId="77777777" w:rsidR="008E5555" w:rsidRDefault="00CB5D2C">
            <w:pPr>
              <w:pStyle w:val="Compact"/>
            </w:pPr>
            <w:r>
              <w:t>M42</w:t>
            </w:r>
          </w:p>
        </w:tc>
        <w:tc>
          <w:tcPr>
            <w:tcW w:w="0" w:type="auto"/>
          </w:tcPr>
          <w:p w14:paraId="3F3C7F57" w14:textId="77777777" w:rsidR="008E5555" w:rsidRDefault="00CB5D2C">
            <w:pPr>
              <w:pStyle w:val="Compact"/>
            </w:pPr>
            <w:r>
              <w:t>temperature_avg + s(butterflies_direct_sun_t_lag)</w:t>
            </w:r>
          </w:p>
        </w:tc>
      </w:tr>
      <w:tr w:rsidR="008E5555" w14:paraId="65662E42" w14:textId="77777777">
        <w:tc>
          <w:tcPr>
            <w:tcW w:w="0" w:type="auto"/>
          </w:tcPr>
          <w:p w14:paraId="5C9C9388" w14:textId="77777777" w:rsidR="008E5555" w:rsidRDefault="00CB5D2C">
            <w:pPr>
              <w:pStyle w:val="Compact"/>
            </w:pPr>
            <w:r>
              <w:t>M43</w:t>
            </w:r>
          </w:p>
        </w:tc>
        <w:tc>
          <w:tcPr>
            <w:tcW w:w="0" w:type="auto"/>
          </w:tcPr>
          <w:p w14:paraId="7DD4BD11" w14:textId="77777777" w:rsidR="008E5555" w:rsidRDefault="00CB5D2C">
            <w:pPr>
              <w:pStyle w:val="Compact"/>
            </w:pPr>
            <w:r>
              <w:t>s(max_gust) + temperature_avg + s(butterflies_direct_sun_t_lag)</w:t>
            </w:r>
          </w:p>
        </w:tc>
      </w:tr>
      <w:tr w:rsidR="008E5555" w14:paraId="7C814B3A" w14:textId="77777777">
        <w:tc>
          <w:tcPr>
            <w:tcW w:w="0" w:type="auto"/>
          </w:tcPr>
          <w:p w14:paraId="1C098833" w14:textId="77777777" w:rsidR="008E5555" w:rsidRDefault="00CB5D2C">
            <w:pPr>
              <w:pStyle w:val="Compact"/>
            </w:pPr>
            <w:r>
              <w:t>M44</w:t>
            </w:r>
          </w:p>
        </w:tc>
        <w:tc>
          <w:tcPr>
            <w:tcW w:w="0" w:type="auto"/>
          </w:tcPr>
          <w:p w14:paraId="34BAC76C" w14:textId="77777777" w:rsidR="008E5555" w:rsidRDefault="00CB5D2C">
            <w:pPr>
              <w:pStyle w:val="Compact"/>
            </w:pPr>
            <w:r>
              <w:t>s(temperature_avg) + s(butterflies_direct_sun_t_lag)</w:t>
            </w:r>
          </w:p>
        </w:tc>
      </w:tr>
      <w:tr w:rsidR="008E5555" w14:paraId="78DEC00B" w14:textId="77777777">
        <w:tc>
          <w:tcPr>
            <w:tcW w:w="0" w:type="auto"/>
          </w:tcPr>
          <w:p w14:paraId="072FFDD7" w14:textId="77777777" w:rsidR="008E5555" w:rsidRDefault="00CB5D2C">
            <w:pPr>
              <w:pStyle w:val="Compact"/>
            </w:pPr>
            <w:r>
              <w:t>M45</w:t>
            </w:r>
          </w:p>
        </w:tc>
        <w:tc>
          <w:tcPr>
            <w:tcW w:w="0" w:type="auto"/>
          </w:tcPr>
          <w:p w14:paraId="5729C7B1" w14:textId="77777777" w:rsidR="008E5555" w:rsidRDefault="00CB5D2C">
            <w:pPr>
              <w:pStyle w:val="Compact"/>
            </w:pPr>
            <w:r>
              <w:t>s(max_gust) + s(temperature_avg) + s(butterflies_direct_sun_t_lag)</w:t>
            </w:r>
          </w:p>
        </w:tc>
      </w:tr>
      <w:tr w:rsidR="008E5555" w14:paraId="7F14FBBE" w14:textId="77777777">
        <w:tc>
          <w:tcPr>
            <w:tcW w:w="0" w:type="auto"/>
          </w:tcPr>
          <w:p w14:paraId="147A51AC" w14:textId="77777777" w:rsidR="008E5555" w:rsidRDefault="00CB5D2C">
            <w:pPr>
              <w:pStyle w:val="Compact"/>
            </w:pPr>
            <w:r>
              <w:t>M46</w:t>
            </w:r>
          </w:p>
        </w:tc>
        <w:tc>
          <w:tcPr>
            <w:tcW w:w="0" w:type="auto"/>
          </w:tcPr>
          <w:p w14:paraId="339BE7B6" w14:textId="77777777" w:rsidR="008E5555" w:rsidRDefault="00CB5D2C">
            <w:pPr>
              <w:pStyle w:val="Compact"/>
            </w:pPr>
            <w:r>
              <w:t>temperature_avg + s(butterflies_direct_sun_t_lag) + s(time_within_day_t)</w:t>
            </w:r>
          </w:p>
        </w:tc>
      </w:tr>
      <w:tr w:rsidR="008E5555" w14:paraId="28942119" w14:textId="77777777">
        <w:tc>
          <w:tcPr>
            <w:tcW w:w="0" w:type="auto"/>
          </w:tcPr>
          <w:p w14:paraId="630AA4ED" w14:textId="77777777" w:rsidR="008E5555" w:rsidRDefault="00CB5D2C">
            <w:pPr>
              <w:pStyle w:val="Compact"/>
            </w:pPr>
            <w:r>
              <w:t>M47</w:t>
            </w:r>
          </w:p>
        </w:tc>
        <w:tc>
          <w:tcPr>
            <w:tcW w:w="0" w:type="auto"/>
          </w:tcPr>
          <w:p w14:paraId="2A661082" w14:textId="77777777" w:rsidR="008E5555" w:rsidRDefault="00CB5D2C">
            <w:pPr>
              <w:pStyle w:val="Compact"/>
            </w:pPr>
            <w:r>
              <w:t>s(temperature_avg) + s(butterflies_direct_sun_t_lag) + s(time_within_day_t)</w:t>
            </w:r>
          </w:p>
        </w:tc>
      </w:tr>
      <w:tr w:rsidR="008E5555" w14:paraId="083DA230" w14:textId="77777777">
        <w:tc>
          <w:tcPr>
            <w:tcW w:w="0" w:type="auto"/>
          </w:tcPr>
          <w:p w14:paraId="55C675B3" w14:textId="77777777" w:rsidR="008E5555" w:rsidRDefault="00CB5D2C">
            <w:pPr>
              <w:pStyle w:val="Compact"/>
            </w:pPr>
            <w:r>
              <w:t>M48</w:t>
            </w:r>
          </w:p>
        </w:tc>
        <w:tc>
          <w:tcPr>
            <w:tcW w:w="0" w:type="auto"/>
          </w:tcPr>
          <w:p w14:paraId="399E4804" w14:textId="77777777" w:rsidR="008E5555" w:rsidRDefault="00CB5D2C">
            <w:pPr>
              <w:pStyle w:val="Compact"/>
            </w:pPr>
            <w:r>
              <w:t>s(max_gust) + s(temperature_avg) + s(butterflies_direct_sun_t_lag) + s(time_within_day_t)</w:t>
            </w:r>
          </w:p>
        </w:tc>
      </w:tr>
      <w:tr w:rsidR="008E5555" w14:paraId="52F1AEB8" w14:textId="77777777">
        <w:tc>
          <w:tcPr>
            <w:tcW w:w="0" w:type="auto"/>
          </w:tcPr>
          <w:p w14:paraId="3F83D205" w14:textId="77777777" w:rsidR="008E5555" w:rsidRDefault="00CB5D2C">
            <w:pPr>
              <w:pStyle w:val="Compact"/>
            </w:pPr>
            <w:r>
              <w:t>M49</w:t>
            </w:r>
          </w:p>
        </w:tc>
        <w:tc>
          <w:tcPr>
            <w:tcW w:w="0" w:type="auto"/>
          </w:tcPr>
          <w:p w14:paraId="3F1CE7B4" w14:textId="77777777" w:rsidR="008E5555" w:rsidRDefault="00CB5D2C">
            <w:pPr>
              <w:pStyle w:val="Compact"/>
            </w:pPr>
            <w:r>
              <w:t>s(total_butterflies_t_lag) + ti(max_gust, butterflies_direct_sun_t_lag)</w:t>
            </w:r>
          </w:p>
        </w:tc>
      </w:tr>
      <w:tr w:rsidR="008E5555" w14:paraId="357030C8" w14:textId="77777777">
        <w:tc>
          <w:tcPr>
            <w:tcW w:w="0" w:type="auto"/>
          </w:tcPr>
          <w:p w14:paraId="1CC8A9E1" w14:textId="77777777" w:rsidR="008E5555" w:rsidRDefault="00CB5D2C">
            <w:pPr>
              <w:pStyle w:val="Compact"/>
            </w:pPr>
            <w:r>
              <w:t>M50</w:t>
            </w:r>
          </w:p>
        </w:tc>
        <w:tc>
          <w:tcPr>
            <w:tcW w:w="0" w:type="auto"/>
          </w:tcPr>
          <w:p w14:paraId="5929D8D4" w14:textId="77777777" w:rsidR="008E5555" w:rsidRDefault="00CB5D2C">
            <w:pPr>
              <w:pStyle w:val="Compact"/>
            </w:pPr>
            <w:r>
              <w:t>s(total_butterflies_t_lag) + s(temperature_avg) + s(time_within_day_t) + ti(max_gust, butterflies_direct_sun_t_lag)</w:t>
            </w:r>
          </w:p>
        </w:tc>
      </w:tr>
      <w:tr w:rsidR="008E5555" w14:paraId="02DE2C0A" w14:textId="77777777">
        <w:tc>
          <w:tcPr>
            <w:tcW w:w="0" w:type="auto"/>
          </w:tcPr>
          <w:p w14:paraId="2C0C347C" w14:textId="77777777" w:rsidR="008E5555" w:rsidRDefault="00CB5D2C">
            <w:pPr>
              <w:pStyle w:val="Compact"/>
            </w:pPr>
            <w:r>
              <w:t>M51</w:t>
            </w:r>
          </w:p>
        </w:tc>
        <w:tc>
          <w:tcPr>
            <w:tcW w:w="0" w:type="auto"/>
          </w:tcPr>
          <w:p w14:paraId="6B464BFD" w14:textId="77777777" w:rsidR="008E5555" w:rsidRDefault="00CB5D2C">
            <w:pPr>
              <w:pStyle w:val="Compact"/>
            </w:pPr>
            <w:r>
              <w:t>ti(max_gust, butterflies_direct_sun_t_lag)</w:t>
            </w:r>
          </w:p>
        </w:tc>
      </w:tr>
      <w:tr w:rsidR="008E5555" w14:paraId="342A0014" w14:textId="77777777">
        <w:tc>
          <w:tcPr>
            <w:tcW w:w="0" w:type="auto"/>
          </w:tcPr>
          <w:p w14:paraId="204C2A2A" w14:textId="77777777" w:rsidR="008E5555" w:rsidRDefault="00CB5D2C">
            <w:pPr>
              <w:pStyle w:val="Compact"/>
            </w:pPr>
            <w:r>
              <w:t>M52</w:t>
            </w:r>
          </w:p>
        </w:tc>
        <w:tc>
          <w:tcPr>
            <w:tcW w:w="0" w:type="auto"/>
          </w:tcPr>
          <w:p w14:paraId="24FA5F62" w14:textId="77777777" w:rsidR="008E5555" w:rsidRDefault="00CB5D2C">
            <w:pPr>
              <w:pStyle w:val="Compact"/>
            </w:pPr>
            <w:r>
              <w:t>s(temperature_avg) + s(time_within_day_t) + ti(max_gust, butterflies_direct_sun_t_lag)</w:t>
            </w:r>
          </w:p>
        </w:tc>
      </w:tr>
    </w:tbl>
    <w:bookmarkEnd w:id="199"/>
    <w:p w14:paraId="4A51D210" w14:textId="77777777" w:rsidR="008E5555" w:rsidRDefault="00CB5D2C">
      <w:pPr>
        <w:pStyle w:val="BodyText"/>
      </w:pPr>
      <w:r>
        <w:lastRenderedPageBreak/>
        <w:t>Model M50 was identified as the best-fit model based on Akaike Information Criterion (AIC). Complete model selection statistics and parameter estimates for the best-fit model are reported in the main text.</w:t>
      </w:r>
    </w:p>
    <w:p w14:paraId="3FF47EA3" w14:textId="77777777" w:rsidR="008E5555" w:rsidRDefault="00CB5D2C">
      <w:pPr>
        <w:pStyle w:val="Heading1"/>
      </w:pPr>
      <w:bookmarkStart w:id="200" w:name="app:threshold_models"/>
      <w:bookmarkEnd w:id="198"/>
      <w:r>
        <w:t>Threshold Wind Disruption Analysis: Candidate Models</w:t>
      </w:r>
    </w:p>
    <w:p w14:paraId="21AB105A" w14:textId="77777777" w:rsidR="008E5555" w:rsidRDefault="00CB5D2C">
      <w:pPr>
        <w:pStyle w:val="FirstParagraph"/>
      </w:pPr>
      <w:r>
        <w:t>This appendix documents all candidate models tested in the threshold wind disruption sensitivity analysis. A total of 52 models were evaluated using a binary threshold-based wind metric to compare with the continuous maximum gust approach.</w:t>
      </w:r>
    </w:p>
    <w:p w14:paraId="3A9F1E11" w14:textId="77777777" w:rsidR="008E5555" w:rsidRDefault="00CB5D2C">
      <w:pPr>
        <w:pStyle w:val="BodyText"/>
      </w:pPr>
      <w:r>
        <w:rPr>
          <w:b/>
          <w:bCs/>
        </w:rPr>
        <w:t>Model Structure.</w:t>
      </w:r>
      <w:r>
        <w:t xml:space="preserve"> All models used Generalized Additive Mixed Models (GAMM) with the following structure:</w:t>
      </w:r>
    </w:p>
    <w:p w14:paraId="0551560F" w14:textId="77777777" w:rsidR="008E5555" w:rsidRDefault="00CB5D2C">
      <w:pPr>
        <w:numPr>
          <w:ilvl w:val="0"/>
          <w:numId w:val="3"/>
        </w:numPr>
      </w:pPr>
      <w:r>
        <w:rPr>
          <w:b/>
          <w:bCs/>
        </w:rPr>
        <w:t>Response variable</w:t>
      </w:r>
      <w:r>
        <w:t xml:space="preserve">: </w:t>
      </w:r>
      <m:oMath>
        <m:rad>
          <m:radPr>
            <m:ctrlPr>
              <w:rPr>
                <w:rFonts w:ascii="Cambria Math" w:hAnsi="Cambria Math"/>
              </w:rPr>
            </m:ctrlPr>
          </m:radPr>
          <m:deg>
            <m:r>
              <w:rPr>
                <w:rFonts w:ascii="Cambria Math" w:hAnsi="Cambria Math"/>
              </w:rPr>
              <m:t>3</m:t>
            </m:r>
          </m:deg>
          <m:e>
            <m:r>
              <m:rPr>
                <m:sty m:val="p"/>
              </m:rPr>
              <w:rPr>
                <w:rFonts w:ascii="Cambria Math" w:hAnsi="Cambria Math"/>
              </w:rPr>
              <m:t>Δ</m:t>
            </m:r>
            <m:r>
              <m:rPr>
                <m:nor/>
              </m:rPr>
              <m:t>Butterflies</m:t>
            </m:r>
          </m:e>
        </m:rad>
      </m:oMath>
      <w:r>
        <w:t xml:space="preserve"> (cube root of butterfly count change between consecutive 30-minute intervals)</w:t>
      </w:r>
    </w:p>
    <w:p w14:paraId="1C5F35CC" w14:textId="77777777" w:rsidR="008E5555" w:rsidRDefault="00CB5D2C">
      <w:pPr>
        <w:numPr>
          <w:ilvl w:val="0"/>
          <w:numId w:val="3"/>
        </w:numPr>
      </w:pPr>
      <w:r>
        <w:rPr>
          <w:b/>
          <w:bCs/>
        </w:rPr>
        <w:t>Random effects</w:t>
      </w:r>
      <w:r>
        <w:t>: Random intercept for deployment site</w:t>
      </w:r>
    </w:p>
    <w:p w14:paraId="0B9F9D5E" w14:textId="77777777" w:rsidR="008E5555" w:rsidRDefault="00CB5D2C">
      <w:pPr>
        <w:numPr>
          <w:ilvl w:val="0"/>
          <w:numId w:val="3"/>
        </w:numPr>
      </w:pPr>
      <w:r>
        <w:rPr>
          <w:b/>
          <w:bCs/>
        </w:rPr>
        <w:t>Correlation structure</w:t>
      </w:r>
      <w:r>
        <w:t>: AR(1) autocorrelation within observation days</w:t>
      </w:r>
    </w:p>
    <w:p w14:paraId="0564D2DA" w14:textId="77777777" w:rsidR="008E5555" w:rsidRDefault="00CB5D2C">
      <w:pPr>
        <w:numPr>
          <w:ilvl w:val="0"/>
          <w:numId w:val="3"/>
        </w:numPr>
      </w:pPr>
      <w:r>
        <w:rPr>
          <w:b/>
          <w:bCs/>
        </w:rPr>
        <w:t>Estimation method</w:t>
      </w:r>
      <w:r>
        <w:t>: Restricted Maximum Likelihood (REML)</w:t>
      </w:r>
    </w:p>
    <w:p w14:paraId="07F9B56A" w14:textId="77777777" w:rsidR="008E5555" w:rsidRDefault="00CB5D2C">
      <w:pPr>
        <w:pStyle w:val="FirstParagraph"/>
      </w:pPr>
      <w:r>
        <w:rPr>
          <w:b/>
          <w:bCs/>
        </w:rPr>
        <w:t>Variable Definitions.</w:t>
      </w:r>
      <w:r>
        <w:t xml:space="preserve"> </w:t>
      </w:r>
      <w:r>
        <w:rPr>
          <w:rStyle w:val="VerbatimChar"/>
        </w:rPr>
        <w:t>total_butterflies_t_lag</w:t>
      </w:r>
      <w:r>
        <w:t xml:space="preserve">: Previous butterfly index (lagged); </w:t>
      </w:r>
      <w:r>
        <w:rPr>
          <w:rStyle w:val="VerbatimChar"/>
        </w:rPr>
        <w:t>minutes_above_threshold</w:t>
      </w:r>
      <w:r>
        <w:t xml:space="preserve">: Minutes with wind speed </w:t>
      </w:r>
      <m:oMath>
        <m:r>
          <m:rPr>
            <m:sty m:val="p"/>
          </m:rPr>
          <w:rPr>
            <w:rFonts w:ascii="Cambria Math" w:hAnsi="Cambria Math"/>
          </w:rPr>
          <m:t>≥</m:t>
        </m:r>
      </m:oMath>
      <w:r>
        <w:t xml:space="preserve"> 2 m/s; </w:t>
      </w:r>
      <w:r>
        <w:rPr>
          <w:rStyle w:val="VerbatimChar"/>
        </w:rPr>
        <w:t>temperature_avg</w:t>
      </w:r>
      <w:r>
        <w:t>: Average temperature (</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C); </w:t>
      </w:r>
      <w:r>
        <w:rPr>
          <w:rStyle w:val="VerbatimChar"/>
        </w:rPr>
        <w:t>butterflies_direct_sun_t_lag</w:t>
      </w:r>
      <w:r>
        <w:t xml:space="preserve">: Butterflies in direct sun (lagged); </w:t>
      </w:r>
      <w:r>
        <w:rPr>
          <w:rStyle w:val="VerbatimChar"/>
        </w:rPr>
        <w:t>time_within_day_t</w:t>
      </w:r>
      <w:r>
        <w:t xml:space="preserve">: Time since sunrise (hours); </w:t>
      </w:r>
      <m:oMath>
        <m:r>
          <w:rPr>
            <w:rFonts w:ascii="Cambria Math" w:hAnsi="Cambria Math"/>
          </w:rPr>
          <m:t>s</m:t>
        </m:r>
        <m:r>
          <m:rPr>
            <m:sty m:val="p"/>
          </m:rPr>
          <w:rPr>
            <w:rFonts w:ascii="Cambria Math" w:hAnsi="Cambria Math"/>
          </w:rPr>
          <m:t>()</m:t>
        </m:r>
      </m:oMath>
      <w:r>
        <w:t xml:space="preserve">: Thin-plate regression spline smooth term; </w:t>
      </w:r>
      <m:oMath>
        <m:r>
          <w:rPr>
            <w:rFonts w:ascii="Cambria Math" w:hAnsi="Cambria Math"/>
          </w:rPr>
          <m:t>ti</m:t>
        </m:r>
        <m:r>
          <m:rPr>
            <m:sty m:val="p"/>
          </m:rPr>
          <w:rPr>
            <w:rFonts w:ascii="Cambria Math" w:hAnsi="Cambria Math"/>
          </w:rPr>
          <m:t>()</m:t>
        </m:r>
      </m:oMath>
      <w:r>
        <w:t xml:space="preserve">: Tensor product interaction smooth; </w:t>
      </w:r>
      <m:oMath>
        <m:r>
          <m:rPr>
            <m:sty m:val="p"/>
          </m:rPr>
          <w:rPr>
            <w:rFonts w:ascii="Cambria Math" w:hAnsi="Cambria Math"/>
          </w:rPr>
          <m:t>*</m:t>
        </m:r>
      </m:oMath>
      <w:r>
        <w:t>: Linear interaction term.</w:t>
      </w:r>
    </w:p>
    <w:p w14:paraId="11B14A2D" w14:textId="77777777" w:rsidR="008E5555" w:rsidRDefault="00CB5D2C">
      <w:pPr>
        <w:pStyle w:val="TableCaption"/>
      </w:pPr>
      <w:bookmarkStart w:id="201" w:name="tab:threshold_candidates"/>
      <w:r>
        <w:t>Complete list of 52 candidate models tested in threshold wind disruption analysis.</w:t>
      </w:r>
    </w:p>
    <w:tbl>
      <w:tblPr>
        <w:tblStyle w:val="Table"/>
        <w:tblW w:w="0" w:type="auto"/>
        <w:tblLook w:val="0020" w:firstRow="1" w:lastRow="0" w:firstColumn="0" w:lastColumn="0" w:noHBand="0" w:noVBand="0"/>
        <w:tblCaption w:val="Complete list of 52 candidate models tested in threshold wind disruption analysis."/>
      </w:tblPr>
      <w:tblGrid>
        <w:gridCol w:w="896"/>
        <w:gridCol w:w="8464"/>
      </w:tblGrid>
      <w:tr w:rsidR="008E5555" w14:paraId="08533BDA" w14:textId="77777777" w:rsidTr="008E5555">
        <w:trPr>
          <w:cnfStyle w:val="100000000000" w:firstRow="1" w:lastRow="0" w:firstColumn="0" w:lastColumn="0" w:oddVBand="0" w:evenVBand="0" w:oddHBand="0" w:evenHBand="0" w:firstRowFirstColumn="0" w:firstRowLastColumn="0" w:lastRowFirstColumn="0" w:lastRowLastColumn="0"/>
          <w:tblHeader/>
        </w:trPr>
        <w:tc>
          <w:tcPr>
            <w:tcW w:w="0" w:type="auto"/>
          </w:tcPr>
          <w:p w14:paraId="59774955" w14:textId="77777777" w:rsidR="008E5555" w:rsidRDefault="00CB5D2C">
            <w:pPr>
              <w:pStyle w:val="Compact"/>
            </w:pPr>
            <w:r>
              <w:rPr>
                <w:b/>
                <w:bCs/>
              </w:rPr>
              <w:t>Model</w:t>
            </w:r>
          </w:p>
        </w:tc>
        <w:tc>
          <w:tcPr>
            <w:tcW w:w="0" w:type="auto"/>
          </w:tcPr>
          <w:p w14:paraId="5045296E" w14:textId="77777777" w:rsidR="008E5555" w:rsidRDefault="00CB5D2C">
            <w:pPr>
              <w:pStyle w:val="Compact"/>
            </w:pPr>
            <w:r>
              <w:rPr>
                <w:b/>
                <w:bCs/>
              </w:rPr>
              <w:t>Formula</w:t>
            </w:r>
          </w:p>
        </w:tc>
      </w:tr>
      <w:tr w:rsidR="008E5555" w14:paraId="46E0EC85" w14:textId="77777777">
        <w:tc>
          <w:tcPr>
            <w:tcW w:w="0" w:type="auto"/>
          </w:tcPr>
          <w:p w14:paraId="7C2BDA55" w14:textId="77777777" w:rsidR="008E5555" w:rsidRDefault="00CB5D2C">
            <w:pPr>
              <w:pStyle w:val="Compact"/>
            </w:pPr>
            <w:r>
              <w:rPr>
                <w:b/>
                <w:bCs/>
              </w:rPr>
              <w:t>Model</w:t>
            </w:r>
          </w:p>
        </w:tc>
        <w:tc>
          <w:tcPr>
            <w:tcW w:w="0" w:type="auto"/>
          </w:tcPr>
          <w:p w14:paraId="3963DB4D" w14:textId="77777777" w:rsidR="008E5555" w:rsidRDefault="00CB5D2C">
            <w:pPr>
              <w:pStyle w:val="Compact"/>
            </w:pPr>
            <w:r>
              <w:rPr>
                <w:b/>
                <w:bCs/>
              </w:rPr>
              <w:t>Formula</w:t>
            </w:r>
          </w:p>
        </w:tc>
      </w:tr>
      <w:tr w:rsidR="008E5555" w14:paraId="42AA28A1" w14:textId="77777777">
        <w:tc>
          <w:tcPr>
            <w:tcW w:w="0" w:type="auto"/>
          </w:tcPr>
          <w:p w14:paraId="3DDE7219" w14:textId="77777777" w:rsidR="008E5555" w:rsidRDefault="00CB5D2C">
            <w:pPr>
              <w:pStyle w:val="Compact"/>
            </w:pPr>
            <w:r>
              <w:t>T1</w:t>
            </w:r>
          </w:p>
        </w:tc>
        <w:tc>
          <w:tcPr>
            <w:tcW w:w="0" w:type="auto"/>
          </w:tcPr>
          <w:p w14:paraId="19CC0360" w14:textId="77777777" w:rsidR="008E5555" w:rsidRDefault="00CB5D2C">
            <w:pPr>
              <w:pStyle w:val="Compact"/>
            </w:pPr>
            <w:r>
              <w:t>total_butterflies_t_lag</w:t>
            </w:r>
          </w:p>
        </w:tc>
      </w:tr>
      <w:tr w:rsidR="008E5555" w14:paraId="6054B195" w14:textId="77777777">
        <w:tc>
          <w:tcPr>
            <w:tcW w:w="0" w:type="auto"/>
          </w:tcPr>
          <w:p w14:paraId="14E58F85" w14:textId="77777777" w:rsidR="008E5555" w:rsidRDefault="00CB5D2C">
            <w:pPr>
              <w:pStyle w:val="Compact"/>
            </w:pPr>
            <w:r>
              <w:t>T2</w:t>
            </w:r>
          </w:p>
        </w:tc>
        <w:tc>
          <w:tcPr>
            <w:tcW w:w="0" w:type="auto"/>
          </w:tcPr>
          <w:p w14:paraId="45BF8B6D" w14:textId="77777777" w:rsidR="008E5555" w:rsidRDefault="00CB5D2C">
            <w:pPr>
              <w:pStyle w:val="Compact"/>
            </w:pPr>
            <w:r>
              <w:t>total_butterflies_t_lag + minutes_above_threshold</w:t>
            </w:r>
          </w:p>
        </w:tc>
      </w:tr>
      <w:tr w:rsidR="008E5555" w14:paraId="70F14C4D" w14:textId="77777777">
        <w:tc>
          <w:tcPr>
            <w:tcW w:w="0" w:type="auto"/>
          </w:tcPr>
          <w:p w14:paraId="2C2D8AEE" w14:textId="77777777" w:rsidR="008E5555" w:rsidRDefault="00CB5D2C">
            <w:pPr>
              <w:pStyle w:val="Compact"/>
            </w:pPr>
            <w:r>
              <w:t>T3</w:t>
            </w:r>
          </w:p>
        </w:tc>
        <w:tc>
          <w:tcPr>
            <w:tcW w:w="0" w:type="auto"/>
          </w:tcPr>
          <w:p w14:paraId="6A379238" w14:textId="77777777" w:rsidR="008E5555" w:rsidRDefault="00CB5D2C">
            <w:pPr>
              <w:pStyle w:val="Compact"/>
            </w:pPr>
            <w:r>
              <w:t>total_butterflies_t_lag + temperature_avg</w:t>
            </w:r>
          </w:p>
        </w:tc>
      </w:tr>
      <w:tr w:rsidR="008E5555" w14:paraId="736D779D" w14:textId="77777777">
        <w:tc>
          <w:tcPr>
            <w:tcW w:w="0" w:type="auto"/>
          </w:tcPr>
          <w:p w14:paraId="74091DA1" w14:textId="77777777" w:rsidR="008E5555" w:rsidRDefault="00CB5D2C">
            <w:pPr>
              <w:pStyle w:val="Compact"/>
            </w:pPr>
            <w:r>
              <w:t>T4</w:t>
            </w:r>
          </w:p>
        </w:tc>
        <w:tc>
          <w:tcPr>
            <w:tcW w:w="0" w:type="auto"/>
          </w:tcPr>
          <w:p w14:paraId="1CC2ACD7" w14:textId="77777777" w:rsidR="008E5555" w:rsidRDefault="00CB5D2C">
            <w:pPr>
              <w:pStyle w:val="Compact"/>
            </w:pPr>
            <w:r>
              <w:t>total_butterflies_t_lag + butterflies_direct_sun_t_lag</w:t>
            </w:r>
          </w:p>
        </w:tc>
      </w:tr>
      <w:tr w:rsidR="008E5555" w14:paraId="2DD6B4E7" w14:textId="77777777">
        <w:tc>
          <w:tcPr>
            <w:tcW w:w="0" w:type="auto"/>
          </w:tcPr>
          <w:p w14:paraId="4992B520" w14:textId="77777777" w:rsidR="008E5555" w:rsidRDefault="00CB5D2C">
            <w:pPr>
              <w:pStyle w:val="Compact"/>
            </w:pPr>
            <w:r>
              <w:t>T5</w:t>
            </w:r>
          </w:p>
        </w:tc>
        <w:tc>
          <w:tcPr>
            <w:tcW w:w="0" w:type="auto"/>
          </w:tcPr>
          <w:p w14:paraId="1C3B6677" w14:textId="77777777" w:rsidR="008E5555" w:rsidRDefault="00CB5D2C">
            <w:pPr>
              <w:pStyle w:val="Compact"/>
            </w:pPr>
            <w:r>
              <w:t>total_butterflies_t_lag + minutes_above_threshold + temperature_avg</w:t>
            </w:r>
          </w:p>
        </w:tc>
      </w:tr>
      <w:tr w:rsidR="008E5555" w14:paraId="456CD6DA" w14:textId="77777777">
        <w:tc>
          <w:tcPr>
            <w:tcW w:w="0" w:type="auto"/>
          </w:tcPr>
          <w:p w14:paraId="20E6DB4F" w14:textId="77777777" w:rsidR="008E5555" w:rsidRDefault="00CB5D2C">
            <w:pPr>
              <w:pStyle w:val="Compact"/>
            </w:pPr>
            <w:r>
              <w:t>T6</w:t>
            </w:r>
          </w:p>
        </w:tc>
        <w:tc>
          <w:tcPr>
            <w:tcW w:w="0" w:type="auto"/>
          </w:tcPr>
          <w:p w14:paraId="537833EC" w14:textId="77777777" w:rsidR="008E5555" w:rsidRDefault="00CB5D2C">
            <w:pPr>
              <w:pStyle w:val="Compact"/>
            </w:pPr>
            <w:r>
              <w:t>total_butterflies_t_lag + minutes_above_threshold + butterflies_direct_sun_t_lag</w:t>
            </w:r>
          </w:p>
        </w:tc>
      </w:tr>
      <w:tr w:rsidR="008E5555" w14:paraId="49EE4E3E" w14:textId="77777777">
        <w:tc>
          <w:tcPr>
            <w:tcW w:w="0" w:type="auto"/>
          </w:tcPr>
          <w:p w14:paraId="7B7B352B" w14:textId="77777777" w:rsidR="008E5555" w:rsidRDefault="00CB5D2C">
            <w:pPr>
              <w:pStyle w:val="Compact"/>
            </w:pPr>
            <w:r>
              <w:t>T7</w:t>
            </w:r>
          </w:p>
        </w:tc>
        <w:tc>
          <w:tcPr>
            <w:tcW w:w="0" w:type="auto"/>
          </w:tcPr>
          <w:p w14:paraId="40B3B9DE" w14:textId="77777777" w:rsidR="008E5555" w:rsidRDefault="00CB5D2C">
            <w:pPr>
              <w:pStyle w:val="Compact"/>
            </w:pPr>
            <w:r>
              <w:t>total_butterflies_t_lag + temperature_avg + butterflies_direct_sun_t_lag</w:t>
            </w:r>
          </w:p>
        </w:tc>
      </w:tr>
      <w:tr w:rsidR="008E5555" w14:paraId="3E3796D9" w14:textId="77777777">
        <w:tc>
          <w:tcPr>
            <w:tcW w:w="0" w:type="auto"/>
          </w:tcPr>
          <w:p w14:paraId="563C7D22" w14:textId="77777777" w:rsidR="008E5555" w:rsidRDefault="00CB5D2C">
            <w:pPr>
              <w:pStyle w:val="Compact"/>
            </w:pPr>
            <w:r>
              <w:t>T8</w:t>
            </w:r>
          </w:p>
        </w:tc>
        <w:tc>
          <w:tcPr>
            <w:tcW w:w="0" w:type="auto"/>
          </w:tcPr>
          <w:p w14:paraId="69996EAB" w14:textId="77777777" w:rsidR="008E5555" w:rsidRDefault="00CB5D2C">
            <w:pPr>
              <w:pStyle w:val="Compact"/>
            </w:pPr>
            <w:r>
              <w:t>total_butterflies_t_lag + minutes_above_threshold + temperature_avg + butterflies_direct_sun_t_lag</w:t>
            </w:r>
          </w:p>
        </w:tc>
      </w:tr>
      <w:tr w:rsidR="008E5555" w14:paraId="5C3334A4" w14:textId="77777777">
        <w:tc>
          <w:tcPr>
            <w:tcW w:w="0" w:type="auto"/>
          </w:tcPr>
          <w:p w14:paraId="75A2DEEA" w14:textId="77777777" w:rsidR="008E5555" w:rsidRDefault="00CB5D2C">
            <w:pPr>
              <w:pStyle w:val="Compact"/>
            </w:pPr>
            <w:r>
              <w:t>T9</w:t>
            </w:r>
          </w:p>
        </w:tc>
        <w:tc>
          <w:tcPr>
            <w:tcW w:w="0" w:type="auto"/>
          </w:tcPr>
          <w:p w14:paraId="044EC048" w14:textId="77777777" w:rsidR="008E5555" w:rsidRDefault="00CB5D2C">
            <w:pPr>
              <w:pStyle w:val="Compact"/>
            </w:pPr>
            <w:r>
              <w:t xml:space="preserve">total_butterflies_t_lag + minutes_above_threshold </w:t>
            </w:r>
            <m:oMath>
              <m:r>
                <m:rPr>
                  <m:sty m:val="p"/>
                </m:rPr>
                <w:rPr>
                  <w:rFonts w:ascii="Cambria Math" w:hAnsi="Cambria Math"/>
                </w:rPr>
                <m:t>*</m:t>
              </m:r>
            </m:oMath>
            <w:r>
              <w:t xml:space="preserve"> temperature_avg</w:t>
            </w:r>
          </w:p>
        </w:tc>
      </w:tr>
      <w:tr w:rsidR="008E5555" w14:paraId="04146770" w14:textId="77777777">
        <w:tc>
          <w:tcPr>
            <w:tcW w:w="0" w:type="auto"/>
          </w:tcPr>
          <w:p w14:paraId="3377510B" w14:textId="77777777" w:rsidR="008E5555" w:rsidRDefault="00CB5D2C">
            <w:pPr>
              <w:pStyle w:val="Compact"/>
            </w:pPr>
            <w:r>
              <w:lastRenderedPageBreak/>
              <w:t>T10</w:t>
            </w:r>
          </w:p>
        </w:tc>
        <w:tc>
          <w:tcPr>
            <w:tcW w:w="0" w:type="auto"/>
          </w:tcPr>
          <w:p w14:paraId="036CE832" w14:textId="77777777" w:rsidR="008E5555" w:rsidRDefault="00CB5D2C">
            <w:pPr>
              <w:pStyle w:val="Compact"/>
            </w:pPr>
            <w:r>
              <w:t xml:space="preserve">total_butterflies_t_lag + minutes_above_threshold </w:t>
            </w:r>
            <m:oMath>
              <m:r>
                <m:rPr>
                  <m:sty m:val="p"/>
                </m:rPr>
                <w:rPr>
                  <w:rFonts w:ascii="Cambria Math" w:hAnsi="Cambria Math"/>
                </w:rPr>
                <m:t>*</m:t>
              </m:r>
            </m:oMath>
            <w:r>
              <w:t xml:space="preserve"> butterflies_direct_sun_t_lag</w:t>
            </w:r>
          </w:p>
        </w:tc>
      </w:tr>
      <w:tr w:rsidR="008E5555" w14:paraId="3A579A88" w14:textId="77777777">
        <w:tc>
          <w:tcPr>
            <w:tcW w:w="0" w:type="auto"/>
          </w:tcPr>
          <w:p w14:paraId="1DD0D9AE" w14:textId="77777777" w:rsidR="008E5555" w:rsidRDefault="00CB5D2C">
            <w:pPr>
              <w:pStyle w:val="Compact"/>
            </w:pPr>
            <w:r>
              <w:t>T11</w:t>
            </w:r>
          </w:p>
        </w:tc>
        <w:tc>
          <w:tcPr>
            <w:tcW w:w="0" w:type="auto"/>
          </w:tcPr>
          <w:p w14:paraId="703B9F35" w14:textId="77777777" w:rsidR="008E5555" w:rsidRDefault="00CB5D2C">
            <w:pPr>
              <w:pStyle w:val="Compact"/>
            </w:pPr>
            <w:r>
              <w:t xml:space="preserve">total_butterflies_t_lag + temperature_avg </w:t>
            </w:r>
            <m:oMath>
              <m:r>
                <m:rPr>
                  <m:sty m:val="p"/>
                </m:rPr>
                <w:rPr>
                  <w:rFonts w:ascii="Cambria Math" w:hAnsi="Cambria Math"/>
                </w:rPr>
                <m:t>*</m:t>
              </m:r>
            </m:oMath>
            <w:r>
              <w:t xml:space="preserve"> butterflies_direct_sun_t_lag</w:t>
            </w:r>
          </w:p>
        </w:tc>
      </w:tr>
      <w:tr w:rsidR="008E5555" w14:paraId="30702D9F" w14:textId="77777777">
        <w:tc>
          <w:tcPr>
            <w:tcW w:w="0" w:type="auto"/>
          </w:tcPr>
          <w:p w14:paraId="4DD02AFF" w14:textId="77777777" w:rsidR="008E5555" w:rsidRDefault="00CB5D2C">
            <w:pPr>
              <w:pStyle w:val="Compact"/>
            </w:pPr>
            <w:r>
              <w:t>T12</w:t>
            </w:r>
          </w:p>
        </w:tc>
        <w:tc>
          <w:tcPr>
            <w:tcW w:w="0" w:type="auto"/>
          </w:tcPr>
          <w:p w14:paraId="460E5F70" w14:textId="77777777" w:rsidR="008E5555" w:rsidRDefault="00CB5D2C">
            <w:pPr>
              <w:pStyle w:val="Compact"/>
            </w:pPr>
            <w:r>
              <w:t xml:space="preserve">total_butterflies_t_lag + minutes_above_threshold </w:t>
            </w:r>
            <m:oMath>
              <m:r>
                <m:rPr>
                  <m:sty m:val="p"/>
                </m:rPr>
                <w:rPr>
                  <w:rFonts w:ascii="Cambria Math" w:hAnsi="Cambria Math"/>
                </w:rPr>
                <m:t>*</m:t>
              </m:r>
            </m:oMath>
            <w:r>
              <w:t xml:space="preserve"> temperature_avg + butterflies_direct_sun_t_lag</w:t>
            </w:r>
          </w:p>
        </w:tc>
      </w:tr>
      <w:tr w:rsidR="008E5555" w14:paraId="0C264524" w14:textId="77777777">
        <w:tc>
          <w:tcPr>
            <w:tcW w:w="0" w:type="auto"/>
          </w:tcPr>
          <w:p w14:paraId="5A92EFBF" w14:textId="77777777" w:rsidR="008E5555" w:rsidRDefault="00CB5D2C">
            <w:pPr>
              <w:pStyle w:val="Compact"/>
            </w:pPr>
            <w:r>
              <w:t>T13</w:t>
            </w:r>
          </w:p>
        </w:tc>
        <w:tc>
          <w:tcPr>
            <w:tcW w:w="0" w:type="auto"/>
          </w:tcPr>
          <w:p w14:paraId="52045B10" w14:textId="77777777" w:rsidR="008E5555" w:rsidRDefault="00CB5D2C">
            <w:pPr>
              <w:pStyle w:val="Compact"/>
            </w:pPr>
            <w:r>
              <w:t xml:space="preserve">total_butterflies_t_lag + minutes_above_threshold </w:t>
            </w:r>
            <m:oMath>
              <m:r>
                <m:rPr>
                  <m:sty m:val="p"/>
                </m:rPr>
                <w:rPr>
                  <w:rFonts w:ascii="Cambria Math" w:hAnsi="Cambria Math"/>
                </w:rPr>
                <m:t>*</m:t>
              </m:r>
            </m:oMath>
            <w:r>
              <w:t xml:space="preserve"> butterflies_direct_sun_t_lag + temperature_avg</w:t>
            </w:r>
          </w:p>
        </w:tc>
      </w:tr>
      <w:tr w:rsidR="008E5555" w14:paraId="0528731D" w14:textId="77777777">
        <w:tc>
          <w:tcPr>
            <w:tcW w:w="0" w:type="auto"/>
          </w:tcPr>
          <w:p w14:paraId="33371EC4" w14:textId="77777777" w:rsidR="008E5555" w:rsidRDefault="00CB5D2C">
            <w:pPr>
              <w:pStyle w:val="Compact"/>
            </w:pPr>
            <w:r>
              <w:t>T14</w:t>
            </w:r>
          </w:p>
        </w:tc>
        <w:tc>
          <w:tcPr>
            <w:tcW w:w="0" w:type="auto"/>
          </w:tcPr>
          <w:p w14:paraId="64A410E1" w14:textId="77777777" w:rsidR="008E5555" w:rsidRDefault="00CB5D2C">
            <w:pPr>
              <w:pStyle w:val="Compact"/>
            </w:pPr>
            <w:r>
              <w:t xml:space="preserve">total_butterflies_t_lag + temperature_avg </w:t>
            </w:r>
            <m:oMath>
              <m:r>
                <m:rPr>
                  <m:sty m:val="p"/>
                </m:rPr>
                <w:rPr>
                  <w:rFonts w:ascii="Cambria Math" w:hAnsi="Cambria Math"/>
                </w:rPr>
                <m:t>*</m:t>
              </m:r>
            </m:oMath>
            <w:r>
              <w:t xml:space="preserve"> butterflies_direct_sun_t_lag + minutes_above_threshold</w:t>
            </w:r>
          </w:p>
        </w:tc>
      </w:tr>
      <w:tr w:rsidR="008E5555" w14:paraId="5CF01303" w14:textId="77777777">
        <w:tc>
          <w:tcPr>
            <w:tcW w:w="0" w:type="auto"/>
          </w:tcPr>
          <w:p w14:paraId="7BD4DE2C" w14:textId="77777777" w:rsidR="008E5555" w:rsidRDefault="00CB5D2C">
            <w:pPr>
              <w:pStyle w:val="Compact"/>
            </w:pPr>
            <w:r>
              <w:t>T15</w:t>
            </w:r>
          </w:p>
        </w:tc>
        <w:tc>
          <w:tcPr>
            <w:tcW w:w="0" w:type="auto"/>
          </w:tcPr>
          <w:p w14:paraId="305C387E" w14:textId="77777777" w:rsidR="008E5555" w:rsidRDefault="00CB5D2C">
            <w:pPr>
              <w:pStyle w:val="Compact"/>
            </w:pPr>
            <w:r>
              <w:t>total_butterflies_t_lag + all two-way interactions</w:t>
            </w:r>
          </w:p>
        </w:tc>
      </w:tr>
      <w:tr w:rsidR="008E5555" w14:paraId="2234C40C" w14:textId="77777777">
        <w:tc>
          <w:tcPr>
            <w:tcW w:w="0" w:type="auto"/>
          </w:tcPr>
          <w:p w14:paraId="011640BF" w14:textId="77777777" w:rsidR="008E5555" w:rsidRDefault="00CB5D2C">
            <w:pPr>
              <w:pStyle w:val="Compact"/>
            </w:pPr>
            <w:r>
              <w:t>T16</w:t>
            </w:r>
          </w:p>
        </w:tc>
        <w:tc>
          <w:tcPr>
            <w:tcW w:w="0" w:type="auto"/>
          </w:tcPr>
          <w:p w14:paraId="4DBE8D04" w14:textId="77777777" w:rsidR="008E5555" w:rsidRDefault="00CB5D2C">
            <w:pPr>
              <w:pStyle w:val="Compact"/>
            </w:pPr>
            <w:r>
              <w:t xml:space="preserve">total_butterflies_t_lag + minutes_above_threshold </w:t>
            </w:r>
            <m:oMath>
              <m:r>
                <m:rPr>
                  <m:sty m:val="p"/>
                </m:rPr>
                <w:rPr>
                  <w:rFonts w:ascii="Cambria Math" w:hAnsi="Cambria Math"/>
                </w:rPr>
                <m:t>*</m:t>
              </m:r>
            </m:oMath>
            <w:r>
              <w:t xml:space="preserve"> temperature_avg </w:t>
            </w:r>
            <m:oMath>
              <m:r>
                <m:rPr>
                  <m:sty m:val="p"/>
                </m:rPr>
                <w:rPr>
                  <w:rFonts w:ascii="Cambria Math" w:hAnsi="Cambria Math"/>
                </w:rPr>
                <m:t>*</m:t>
              </m:r>
            </m:oMath>
            <w:r>
              <w:t xml:space="preserve"> butterflies_direct_sun_t_lag</w:t>
            </w:r>
          </w:p>
        </w:tc>
      </w:tr>
      <w:tr w:rsidR="008E5555" w14:paraId="2B34CA9D" w14:textId="77777777">
        <w:tc>
          <w:tcPr>
            <w:tcW w:w="0" w:type="auto"/>
          </w:tcPr>
          <w:p w14:paraId="5D51CD62" w14:textId="77777777" w:rsidR="008E5555" w:rsidRDefault="00CB5D2C">
            <w:pPr>
              <w:pStyle w:val="Compact"/>
            </w:pPr>
            <w:r>
              <w:t>T17</w:t>
            </w:r>
          </w:p>
        </w:tc>
        <w:tc>
          <w:tcPr>
            <w:tcW w:w="0" w:type="auto"/>
          </w:tcPr>
          <w:p w14:paraId="26411E51" w14:textId="77777777" w:rsidR="008E5555" w:rsidRDefault="00CB5D2C">
            <w:pPr>
              <w:pStyle w:val="Compact"/>
            </w:pPr>
            <w:r>
              <w:t>s(total_butterflies_t_lag) + s(temperature_avg) + s(butterflies_direct_sun_t_lag)</w:t>
            </w:r>
          </w:p>
        </w:tc>
      </w:tr>
      <w:tr w:rsidR="008E5555" w14:paraId="43BBB938" w14:textId="77777777">
        <w:tc>
          <w:tcPr>
            <w:tcW w:w="0" w:type="auto"/>
          </w:tcPr>
          <w:p w14:paraId="234DC3ED" w14:textId="77777777" w:rsidR="008E5555" w:rsidRDefault="00CB5D2C">
            <w:pPr>
              <w:pStyle w:val="Compact"/>
            </w:pPr>
            <w:r>
              <w:t>T18</w:t>
            </w:r>
          </w:p>
        </w:tc>
        <w:tc>
          <w:tcPr>
            <w:tcW w:w="0" w:type="auto"/>
          </w:tcPr>
          <w:p w14:paraId="79621B3C" w14:textId="77777777" w:rsidR="008E5555" w:rsidRDefault="00CB5D2C">
            <w:pPr>
              <w:pStyle w:val="Compact"/>
            </w:pPr>
            <w:r>
              <w:t>s(total_butterflies_t_lag) + temperature_avg + s(butterflies_direct_sun_t_lag)</w:t>
            </w:r>
          </w:p>
        </w:tc>
      </w:tr>
      <w:tr w:rsidR="008E5555" w14:paraId="5F93F0F5" w14:textId="77777777">
        <w:tc>
          <w:tcPr>
            <w:tcW w:w="0" w:type="auto"/>
          </w:tcPr>
          <w:p w14:paraId="13BD6CE4" w14:textId="77777777" w:rsidR="008E5555" w:rsidRDefault="00CB5D2C">
            <w:pPr>
              <w:pStyle w:val="Compact"/>
            </w:pPr>
            <w:r>
              <w:t>T19</w:t>
            </w:r>
          </w:p>
        </w:tc>
        <w:tc>
          <w:tcPr>
            <w:tcW w:w="0" w:type="auto"/>
          </w:tcPr>
          <w:p w14:paraId="65072E9C" w14:textId="77777777" w:rsidR="008E5555" w:rsidRDefault="00CB5D2C">
            <w:pPr>
              <w:pStyle w:val="Compact"/>
            </w:pPr>
            <w:r>
              <w:t>s(total_butterflies_t_lag) + s(minutes_above_threshold) + temperature_avg + s(butterflies_direct_sun_t_lag)</w:t>
            </w:r>
          </w:p>
        </w:tc>
      </w:tr>
      <w:tr w:rsidR="008E5555" w14:paraId="3BBA2760" w14:textId="77777777">
        <w:tc>
          <w:tcPr>
            <w:tcW w:w="0" w:type="auto"/>
          </w:tcPr>
          <w:p w14:paraId="498FE27C" w14:textId="77777777" w:rsidR="008E5555" w:rsidRDefault="00CB5D2C">
            <w:pPr>
              <w:pStyle w:val="Compact"/>
            </w:pPr>
            <w:r>
              <w:t>T20</w:t>
            </w:r>
          </w:p>
        </w:tc>
        <w:tc>
          <w:tcPr>
            <w:tcW w:w="0" w:type="auto"/>
          </w:tcPr>
          <w:p w14:paraId="2FF09613" w14:textId="77777777" w:rsidR="008E5555" w:rsidRDefault="00CB5D2C">
            <w:pPr>
              <w:pStyle w:val="Compact"/>
            </w:pPr>
            <w:r>
              <w:t>s(total_butterflies_t_lag) + s(temperature_avg) + s(butterflies_direct_sun_t_lag)</w:t>
            </w:r>
          </w:p>
        </w:tc>
      </w:tr>
      <w:tr w:rsidR="008E5555" w14:paraId="6F3B75F6" w14:textId="77777777">
        <w:tc>
          <w:tcPr>
            <w:tcW w:w="0" w:type="auto"/>
          </w:tcPr>
          <w:p w14:paraId="6F856ADC" w14:textId="77777777" w:rsidR="008E5555" w:rsidRDefault="00CB5D2C">
            <w:pPr>
              <w:pStyle w:val="Compact"/>
            </w:pPr>
            <w:r>
              <w:t>T21</w:t>
            </w:r>
          </w:p>
        </w:tc>
        <w:tc>
          <w:tcPr>
            <w:tcW w:w="0" w:type="auto"/>
          </w:tcPr>
          <w:p w14:paraId="6C6163B8" w14:textId="77777777" w:rsidR="008E5555" w:rsidRDefault="00CB5D2C">
            <w:pPr>
              <w:pStyle w:val="Compact"/>
            </w:pPr>
            <w:r>
              <w:t>s(total_butterflies_t_lag) + s(minutes_above_threshold) + s(temperature_avg) + s(butterflies_direct_sun_t_lag)</w:t>
            </w:r>
          </w:p>
        </w:tc>
      </w:tr>
      <w:tr w:rsidR="008E5555" w14:paraId="5879A141" w14:textId="77777777">
        <w:tc>
          <w:tcPr>
            <w:tcW w:w="0" w:type="auto"/>
          </w:tcPr>
          <w:p w14:paraId="572962C4" w14:textId="77777777" w:rsidR="008E5555" w:rsidRDefault="00CB5D2C">
            <w:pPr>
              <w:pStyle w:val="Compact"/>
            </w:pPr>
            <w:r>
              <w:t>T22</w:t>
            </w:r>
          </w:p>
        </w:tc>
        <w:tc>
          <w:tcPr>
            <w:tcW w:w="0" w:type="auto"/>
          </w:tcPr>
          <w:p w14:paraId="69BED18B" w14:textId="77777777" w:rsidR="008E5555" w:rsidRDefault="00CB5D2C">
            <w:pPr>
              <w:pStyle w:val="Compact"/>
            </w:pPr>
            <w:r>
              <w:t>s(total_butterflies_t_lag) + temperature_avg + s(butterflies_direct_sun_t_lag) + s(time_within_day_t)</w:t>
            </w:r>
          </w:p>
        </w:tc>
      </w:tr>
      <w:tr w:rsidR="008E5555" w14:paraId="2657344D" w14:textId="77777777">
        <w:tc>
          <w:tcPr>
            <w:tcW w:w="0" w:type="auto"/>
          </w:tcPr>
          <w:p w14:paraId="4D2C19B2" w14:textId="77777777" w:rsidR="008E5555" w:rsidRDefault="00CB5D2C">
            <w:pPr>
              <w:pStyle w:val="Compact"/>
            </w:pPr>
            <w:r>
              <w:t>T23</w:t>
            </w:r>
          </w:p>
        </w:tc>
        <w:tc>
          <w:tcPr>
            <w:tcW w:w="0" w:type="auto"/>
          </w:tcPr>
          <w:p w14:paraId="2FE2AEC3" w14:textId="77777777" w:rsidR="008E5555" w:rsidRDefault="00CB5D2C">
            <w:pPr>
              <w:pStyle w:val="Compact"/>
            </w:pPr>
            <w:r>
              <w:t>s(total_butterflies_t_lag) + s(temperature_avg) + s(butterflies_direct_sun_t_lag) + s(time_within_day_t)</w:t>
            </w:r>
          </w:p>
        </w:tc>
      </w:tr>
      <w:tr w:rsidR="008E5555" w14:paraId="54FE5FEC" w14:textId="77777777">
        <w:tc>
          <w:tcPr>
            <w:tcW w:w="0" w:type="auto"/>
          </w:tcPr>
          <w:p w14:paraId="7A7E300E" w14:textId="77777777" w:rsidR="008E5555" w:rsidRDefault="00CB5D2C">
            <w:pPr>
              <w:pStyle w:val="Compact"/>
            </w:pPr>
            <w:r>
              <w:t>T24</w:t>
            </w:r>
          </w:p>
        </w:tc>
        <w:tc>
          <w:tcPr>
            <w:tcW w:w="0" w:type="auto"/>
          </w:tcPr>
          <w:p w14:paraId="5606913B" w14:textId="77777777" w:rsidR="008E5555" w:rsidRDefault="00CB5D2C">
            <w:pPr>
              <w:pStyle w:val="Compact"/>
            </w:pPr>
            <w:r>
              <w:t>s(total_butterflies_t_lag) + s(minutes_above_threshold) + s(temperature_avg) + s(butterflies_direct_sun_t_lag) + s(time_within_day_t)</w:t>
            </w:r>
          </w:p>
        </w:tc>
      </w:tr>
      <w:tr w:rsidR="008E5555" w14:paraId="7D0CA76D" w14:textId="77777777">
        <w:tc>
          <w:tcPr>
            <w:tcW w:w="0" w:type="auto"/>
          </w:tcPr>
          <w:p w14:paraId="3DB2B242" w14:textId="77777777" w:rsidR="008E5555" w:rsidRDefault="00CB5D2C">
            <w:pPr>
              <w:pStyle w:val="Compact"/>
            </w:pPr>
            <w:r>
              <w:t>T25</w:t>
            </w:r>
          </w:p>
        </w:tc>
        <w:tc>
          <w:tcPr>
            <w:tcW w:w="0" w:type="auto"/>
          </w:tcPr>
          <w:p w14:paraId="0B6D596F" w14:textId="77777777" w:rsidR="008E5555" w:rsidRDefault="00CB5D2C">
            <w:pPr>
              <w:pStyle w:val="Compact"/>
            </w:pPr>
            <w:r>
              <w:t>(intercept only)</w:t>
            </w:r>
          </w:p>
        </w:tc>
      </w:tr>
      <w:tr w:rsidR="008E5555" w14:paraId="7B6C8059" w14:textId="77777777">
        <w:tc>
          <w:tcPr>
            <w:tcW w:w="0" w:type="auto"/>
          </w:tcPr>
          <w:p w14:paraId="697FF1F6" w14:textId="77777777" w:rsidR="008E5555" w:rsidRDefault="00CB5D2C">
            <w:pPr>
              <w:pStyle w:val="Compact"/>
            </w:pPr>
            <w:r>
              <w:t>T26</w:t>
            </w:r>
          </w:p>
        </w:tc>
        <w:tc>
          <w:tcPr>
            <w:tcW w:w="0" w:type="auto"/>
          </w:tcPr>
          <w:p w14:paraId="6C7263D3" w14:textId="77777777" w:rsidR="008E5555" w:rsidRDefault="00CB5D2C">
            <w:pPr>
              <w:pStyle w:val="Compact"/>
            </w:pPr>
            <w:r>
              <w:t>minutes_above_threshold</w:t>
            </w:r>
          </w:p>
        </w:tc>
      </w:tr>
      <w:tr w:rsidR="008E5555" w14:paraId="2955368E" w14:textId="77777777">
        <w:tc>
          <w:tcPr>
            <w:tcW w:w="0" w:type="auto"/>
          </w:tcPr>
          <w:p w14:paraId="0C84C95A" w14:textId="77777777" w:rsidR="008E5555" w:rsidRDefault="00CB5D2C">
            <w:pPr>
              <w:pStyle w:val="Compact"/>
            </w:pPr>
            <w:r>
              <w:t>T27</w:t>
            </w:r>
          </w:p>
        </w:tc>
        <w:tc>
          <w:tcPr>
            <w:tcW w:w="0" w:type="auto"/>
          </w:tcPr>
          <w:p w14:paraId="5D2D2E47" w14:textId="77777777" w:rsidR="008E5555" w:rsidRDefault="00CB5D2C">
            <w:pPr>
              <w:pStyle w:val="Compact"/>
            </w:pPr>
            <w:r>
              <w:t>temperature_avg</w:t>
            </w:r>
          </w:p>
        </w:tc>
      </w:tr>
      <w:tr w:rsidR="008E5555" w14:paraId="5C5405AC" w14:textId="77777777">
        <w:tc>
          <w:tcPr>
            <w:tcW w:w="0" w:type="auto"/>
          </w:tcPr>
          <w:p w14:paraId="451ABA7B" w14:textId="77777777" w:rsidR="008E5555" w:rsidRDefault="00CB5D2C">
            <w:pPr>
              <w:pStyle w:val="Compact"/>
            </w:pPr>
            <w:r>
              <w:t>T28</w:t>
            </w:r>
          </w:p>
        </w:tc>
        <w:tc>
          <w:tcPr>
            <w:tcW w:w="0" w:type="auto"/>
          </w:tcPr>
          <w:p w14:paraId="2D70D2CE" w14:textId="77777777" w:rsidR="008E5555" w:rsidRDefault="00CB5D2C">
            <w:pPr>
              <w:pStyle w:val="Compact"/>
            </w:pPr>
            <w:r>
              <w:t>butterflies_direct_sun_t_lag</w:t>
            </w:r>
          </w:p>
        </w:tc>
      </w:tr>
      <w:tr w:rsidR="008E5555" w14:paraId="1A6BF918" w14:textId="77777777">
        <w:tc>
          <w:tcPr>
            <w:tcW w:w="0" w:type="auto"/>
          </w:tcPr>
          <w:p w14:paraId="1E6A7359" w14:textId="77777777" w:rsidR="008E5555" w:rsidRDefault="00CB5D2C">
            <w:pPr>
              <w:pStyle w:val="Compact"/>
            </w:pPr>
            <w:r>
              <w:t>T29</w:t>
            </w:r>
          </w:p>
        </w:tc>
        <w:tc>
          <w:tcPr>
            <w:tcW w:w="0" w:type="auto"/>
          </w:tcPr>
          <w:p w14:paraId="74D7EB54" w14:textId="77777777" w:rsidR="008E5555" w:rsidRDefault="00CB5D2C">
            <w:pPr>
              <w:pStyle w:val="Compact"/>
            </w:pPr>
            <w:r>
              <w:t>minutes_above_threshold + temperature_avg</w:t>
            </w:r>
          </w:p>
        </w:tc>
      </w:tr>
      <w:tr w:rsidR="008E5555" w14:paraId="6D52E151" w14:textId="77777777">
        <w:tc>
          <w:tcPr>
            <w:tcW w:w="0" w:type="auto"/>
          </w:tcPr>
          <w:p w14:paraId="3B3FBFB2" w14:textId="77777777" w:rsidR="008E5555" w:rsidRDefault="00CB5D2C">
            <w:pPr>
              <w:pStyle w:val="Compact"/>
            </w:pPr>
            <w:r>
              <w:t>T30</w:t>
            </w:r>
          </w:p>
        </w:tc>
        <w:tc>
          <w:tcPr>
            <w:tcW w:w="0" w:type="auto"/>
          </w:tcPr>
          <w:p w14:paraId="17A9EF6D" w14:textId="77777777" w:rsidR="008E5555" w:rsidRDefault="00CB5D2C">
            <w:pPr>
              <w:pStyle w:val="Compact"/>
            </w:pPr>
            <w:r>
              <w:t>minutes_above_threshold + butterflies_direct_sun_t_lag</w:t>
            </w:r>
          </w:p>
        </w:tc>
      </w:tr>
      <w:tr w:rsidR="008E5555" w14:paraId="63414E2A" w14:textId="77777777">
        <w:tc>
          <w:tcPr>
            <w:tcW w:w="0" w:type="auto"/>
          </w:tcPr>
          <w:p w14:paraId="1F9ACD86" w14:textId="77777777" w:rsidR="008E5555" w:rsidRDefault="00CB5D2C">
            <w:pPr>
              <w:pStyle w:val="Compact"/>
            </w:pPr>
            <w:r>
              <w:t>T31</w:t>
            </w:r>
          </w:p>
        </w:tc>
        <w:tc>
          <w:tcPr>
            <w:tcW w:w="0" w:type="auto"/>
          </w:tcPr>
          <w:p w14:paraId="10CB5324" w14:textId="77777777" w:rsidR="008E5555" w:rsidRDefault="00CB5D2C">
            <w:pPr>
              <w:pStyle w:val="Compact"/>
            </w:pPr>
            <w:r>
              <w:t>temperature_avg + butterflies_direct_sun_t_lag</w:t>
            </w:r>
          </w:p>
        </w:tc>
      </w:tr>
      <w:tr w:rsidR="008E5555" w14:paraId="4D4580EA" w14:textId="77777777">
        <w:tc>
          <w:tcPr>
            <w:tcW w:w="0" w:type="auto"/>
          </w:tcPr>
          <w:p w14:paraId="5B60830A" w14:textId="77777777" w:rsidR="008E5555" w:rsidRDefault="00CB5D2C">
            <w:pPr>
              <w:pStyle w:val="Compact"/>
            </w:pPr>
            <w:r>
              <w:t>T32</w:t>
            </w:r>
          </w:p>
        </w:tc>
        <w:tc>
          <w:tcPr>
            <w:tcW w:w="0" w:type="auto"/>
          </w:tcPr>
          <w:p w14:paraId="208FF20C" w14:textId="77777777" w:rsidR="008E5555" w:rsidRDefault="00CB5D2C">
            <w:pPr>
              <w:pStyle w:val="Compact"/>
            </w:pPr>
            <w:r>
              <w:t>minutes_above_threshold + temperature_avg + butterflies_direct_sun_t_lag</w:t>
            </w:r>
          </w:p>
        </w:tc>
      </w:tr>
      <w:tr w:rsidR="008E5555" w14:paraId="4E69FB4E" w14:textId="77777777">
        <w:tc>
          <w:tcPr>
            <w:tcW w:w="0" w:type="auto"/>
          </w:tcPr>
          <w:p w14:paraId="7E6F6094" w14:textId="77777777" w:rsidR="008E5555" w:rsidRDefault="00CB5D2C">
            <w:pPr>
              <w:pStyle w:val="Compact"/>
            </w:pPr>
            <w:r>
              <w:t>T33</w:t>
            </w:r>
          </w:p>
        </w:tc>
        <w:tc>
          <w:tcPr>
            <w:tcW w:w="0" w:type="auto"/>
          </w:tcPr>
          <w:p w14:paraId="11D90A3A" w14:textId="77777777" w:rsidR="008E5555" w:rsidRDefault="00CB5D2C">
            <w:pPr>
              <w:pStyle w:val="Compact"/>
            </w:pPr>
            <w:r>
              <w:t xml:space="preserve">minutes_above_threshold </w:t>
            </w:r>
            <m:oMath>
              <m:r>
                <m:rPr>
                  <m:sty m:val="p"/>
                </m:rPr>
                <w:rPr>
                  <w:rFonts w:ascii="Cambria Math" w:hAnsi="Cambria Math"/>
                </w:rPr>
                <m:t>*</m:t>
              </m:r>
            </m:oMath>
            <w:r>
              <w:t xml:space="preserve"> temperature_avg</w:t>
            </w:r>
          </w:p>
        </w:tc>
      </w:tr>
      <w:tr w:rsidR="008E5555" w14:paraId="3A09BDEC" w14:textId="77777777">
        <w:tc>
          <w:tcPr>
            <w:tcW w:w="0" w:type="auto"/>
          </w:tcPr>
          <w:p w14:paraId="52DACDEE" w14:textId="77777777" w:rsidR="008E5555" w:rsidRDefault="00CB5D2C">
            <w:pPr>
              <w:pStyle w:val="Compact"/>
            </w:pPr>
            <w:r>
              <w:t>T34</w:t>
            </w:r>
          </w:p>
        </w:tc>
        <w:tc>
          <w:tcPr>
            <w:tcW w:w="0" w:type="auto"/>
          </w:tcPr>
          <w:p w14:paraId="2F1B0133" w14:textId="77777777" w:rsidR="008E5555" w:rsidRDefault="00CB5D2C">
            <w:pPr>
              <w:pStyle w:val="Compact"/>
            </w:pPr>
            <w:r>
              <w:t xml:space="preserve">minutes_above_threshold </w:t>
            </w:r>
            <m:oMath>
              <m:r>
                <m:rPr>
                  <m:sty m:val="p"/>
                </m:rPr>
                <w:rPr>
                  <w:rFonts w:ascii="Cambria Math" w:hAnsi="Cambria Math"/>
                </w:rPr>
                <m:t>*</m:t>
              </m:r>
            </m:oMath>
            <w:r>
              <w:t xml:space="preserve"> butterflies_direct_sun_t_lag</w:t>
            </w:r>
          </w:p>
        </w:tc>
      </w:tr>
      <w:tr w:rsidR="008E5555" w14:paraId="5212D4C0" w14:textId="77777777">
        <w:tc>
          <w:tcPr>
            <w:tcW w:w="0" w:type="auto"/>
          </w:tcPr>
          <w:p w14:paraId="22C7C9A6" w14:textId="77777777" w:rsidR="008E5555" w:rsidRDefault="00CB5D2C">
            <w:pPr>
              <w:pStyle w:val="Compact"/>
            </w:pPr>
            <w:r>
              <w:t>T35</w:t>
            </w:r>
          </w:p>
        </w:tc>
        <w:tc>
          <w:tcPr>
            <w:tcW w:w="0" w:type="auto"/>
          </w:tcPr>
          <w:p w14:paraId="658FA0A5" w14:textId="77777777" w:rsidR="008E5555" w:rsidRDefault="00CB5D2C">
            <w:pPr>
              <w:pStyle w:val="Compact"/>
            </w:pPr>
            <w:r>
              <w:t xml:space="preserve">temperature_avg </w:t>
            </w:r>
            <m:oMath>
              <m:r>
                <m:rPr>
                  <m:sty m:val="p"/>
                </m:rPr>
                <w:rPr>
                  <w:rFonts w:ascii="Cambria Math" w:hAnsi="Cambria Math"/>
                </w:rPr>
                <m:t>*</m:t>
              </m:r>
            </m:oMath>
            <w:r>
              <w:t xml:space="preserve"> butterflies_direct_sun_t_lag</w:t>
            </w:r>
          </w:p>
        </w:tc>
      </w:tr>
      <w:tr w:rsidR="008E5555" w14:paraId="4600D7B9" w14:textId="77777777">
        <w:tc>
          <w:tcPr>
            <w:tcW w:w="0" w:type="auto"/>
          </w:tcPr>
          <w:p w14:paraId="3778986D" w14:textId="77777777" w:rsidR="008E5555" w:rsidRDefault="00CB5D2C">
            <w:pPr>
              <w:pStyle w:val="Compact"/>
            </w:pPr>
            <w:r>
              <w:lastRenderedPageBreak/>
              <w:t>T36</w:t>
            </w:r>
          </w:p>
        </w:tc>
        <w:tc>
          <w:tcPr>
            <w:tcW w:w="0" w:type="auto"/>
          </w:tcPr>
          <w:p w14:paraId="287C5CCC" w14:textId="77777777" w:rsidR="008E5555" w:rsidRDefault="00CB5D2C">
            <w:pPr>
              <w:pStyle w:val="Compact"/>
            </w:pPr>
            <w:r>
              <w:t xml:space="preserve">minutes_above_threshold </w:t>
            </w:r>
            <m:oMath>
              <m:r>
                <m:rPr>
                  <m:sty m:val="p"/>
                </m:rPr>
                <w:rPr>
                  <w:rFonts w:ascii="Cambria Math" w:hAnsi="Cambria Math"/>
                </w:rPr>
                <m:t>*</m:t>
              </m:r>
            </m:oMath>
            <w:r>
              <w:t xml:space="preserve"> temperature_avg + butterflies_direct_sun_t_lag</w:t>
            </w:r>
          </w:p>
        </w:tc>
      </w:tr>
      <w:tr w:rsidR="008E5555" w14:paraId="344B5ABD" w14:textId="77777777">
        <w:tc>
          <w:tcPr>
            <w:tcW w:w="0" w:type="auto"/>
          </w:tcPr>
          <w:p w14:paraId="2960B757" w14:textId="77777777" w:rsidR="008E5555" w:rsidRDefault="00CB5D2C">
            <w:pPr>
              <w:pStyle w:val="Compact"/>
            </w:pPr>
            <w:r>
              <w:t>T37</w:t>
            </w:r>
          </w:p>
        </w:tc>
        <w:tc>
          <w:tcPr>
            <w:tcW w:w="0" w:type="auto"/>
          </w:tcPr>
          <w:p w14:paraId="7E6643FE" w14:textId="77777777" w:rsidR="008E5555" w:rsidRDefault="00CB5D2C">
            <w:pPr>
              <w:pStyle w:val="Compact"/>
            </w:pPr>
            <w:r>
              <w:t xml:space="preserve">minutes_above_threshold </w:t>
            </w:r>
            <m:oMath>
              <m:r>
                <m:rPr>
                  <m:sty m:val="p"/>
                </m:rPr>
                <w:rPr>
                  <w:rFonts w:ascii="Cambria Math" w:hAnsi="Cambria Math"/>
                </w:rPr>
                <m:t>*</m:t>
              </m:r>
            </m:oMath>
            <w:r>
              <w:t xml:space="preserve"> butterflies_direct_sun_t_lag + temperature_avg</w:t>
            </w:r>
          </w:p>
        </w:tc>
      </w:tr>
      <w:tr w:rsidR="008E5555" w14:paraId="03A4B868" w14:textId="77777777">
        <w:tc>
          <w:tcPr>
            <w:tcW w:w="0" w:type="auto"/>
          </w:tcPr>
          <w:p w14:paraId="49E4DB0D" w14:textId="77777777" w:rsidR="008E5555" w:rsidRDefault="00CB5D2C">
            <w:pPr>
              <w:pStyle w:val="Compact"/>
            </w:pPr>
            <w:r>
              <w:t>T38</w:t>
            </w:r>
          </w:p>
        </w:tc>
        <w:tc>
          <w:tcPr>
            <w:tcW w:w="0" w:type="auto"/>
          </w:tcPr>
          <w:p w14:paraId="6BB46C1E" w14:textId="77777777" w:rsidR="008E5555" w:rsidRDefault="00CB5D2C">
            <w:pPr>
              <w:pStyle w:val="Compact"/>
            </w:pPr>
            <w:r>
              <w:t xml:space="preserve">temperature_avg </w:t>
            </w:r>
            <m:oMath>
              <m:r>
                <m:rPr>
                  <m:sty m:val="p"/>
                </m:rPr>
                <w:rPr>
                  <w:rFonts w:ascii="Cambria Math" w:hAnsi="Cambria Math"/>
                </w:rPr>
                <m:t>*</m:t>
              </m:r>
            </m:oMath>
            <w:r>
              <w:t xml:space="preserve"> butterflies_direct_sun_t_lag + minutes_above_threshold</w:t>
            </w:r>
          </w:p>
        </w:tc>
      </w:tr>
      <w:tr w:rsidR="008E5555" w14:paraId="008A55B4" w14:textId="77777777">
        <w:tc>
          <w:tcPr>
            <w:tcW w:w="0" w:type="auto"/>
          </w:tcPr>
          <w:p w14:paraId="61432AD9" w14:textId="77777777" w:rsidR="008E5555" w:rsidRDefault="00CB5D2C">
            <w:pPr>
              <w:pStyle w:val="Compact"/>
            </w:pPr>
            <w:r>
              <w:t>T39</w:t>
            </w:r>
          </w:p>
        </w:tc>
        <w:tc>
          <w:tcPr>
            <w:tcW w:w="0" w:type="auto"/>
          </w:tcPr>
          <w:p w14:paraId="68CFA218" w14:textId="77777777" w:rsidR="008E5555" w:rsidRDefault="00CB5D2C">
            <w:pPr>
              <w:pStyle w:val="Compact"/>
            </w:pPr>
            <w:r>
              <w:t>all two-way interactions (no lag)</w:t>
            </w:r>
          </w:p>
        </w:tc>
      </w:tr>
      <w:tr w:rsidR="008E5555" w14:paraId="44EBB698" w14:textId="77777777">
        <w:tc>
          <w:tcPr>
            <w:tcW w:w="0" w:type="auto"/>
          </w:tcPr>
          <w:p w14:paraId="56068BD8" w14:textId="77777777" w:rsidR="008E5555" w:rsidRDefault="00CB5D2C">
            <w:pPr>
              <w:pStyle w:val="Compact"/>
            </w:pPr>
            <w:r>
              <w:t>T40</w:t>
            </w:r>
          </w:p>
        </w:tc>
        <w:tc>
          <w:tcPr>
            <w:tcW w:w="0" w:type="auto"/>
          </w:tcPr>
          <w:p w14:paraId="542FB2D0" w14:textId="77777777" w:rsidR="008E5555" w:rsidRDefault="00CB5D2C">
            <w:pPr>
              <w:pStyle w:val="Compact"/>
            </w:pPr>
            <w:r>
              <w:t xml:space="preserve">minutes_above_threshold </w:t>
            </w:r>
            <m:oMath>
              <m:r>
                <m:rPr>
                  <m:sty m:val="p"/>
                </m:rPr>
                <w:rPr>
                  <w:rFonts w:ascii="Cambria Math" w:hAnsi="Cambria Math"/>
                </w:rPr>
                <m:t>*</m:t>
              </m:r>
            </m:oMath>
            <w:r>
              <w:t xml:space="preserve"> temperature_avg </w:t>
            </w:r>
            <m:oMath>
              <m:r>
                <m:rPr>
                  <m:sty m:val="p"/>
                </m:rPr>
                <w:rPr>
                  <w:rFonts w:ascii="Cambria Math" w:hAnsi="Cambria Math"/>
                </w:rPr>
                <m:t>*</m:t>
              </m:r>
            </m:oMath>
            <w:r>
              <w:t xml:space="preserve"> butterflies_direct_sun_t_lag (no lag)</w:t>
            </w:r>
          </w:p>
        </w:tc>
      </w:tr>
      <w:tr w:rsidR="008E5555" w14:paraId="72533413" w14:textId="77777777">
        <w:tc>
          <w:tcPr>
            <w:tcW w:w="0" w:type="auto"/>
          </w:tcPr>
          <w:p w14:paraId="21C8C7AD" w14:textId="77777777" w:rsidR="008E5555" w:rsidRDefault="00CB5D2C">
            <w:pPr>
              <w:pStyle w:val="Compact"/>
            </w:pPr>
            <w:r>
              <w:t>T41</w:t>
            </w:r>
          </w:p>
        </w:tc>
        <w:tc>
          <w:tcPr>
            <w:tcW w:w="0" w:type="auto"/>
          </w:tcPr>
          <w:p w14:paraId="2EA10540" w14:textId="77777777" w:rsidR="008E5555" w:rsidRDefault="00CB5D2C">
            <w:pPr>
              <w:pStyle w:val="Compact"/>
            </w:pPr>
            <w:r>
              <w:t>s(temperature_avg) + s(butterflies_direct_sun_t_lag)</w:t>
            </w:r>
          </w:p>
        </w:tc>
      </w:tr>
      <w:tr w:rsidR="008E5555" w14:paraId="41A8C814" w14:textId="77777777">
        <w:tc>
          <w:tcPr>
            <w:tcW w:w="0" w:type="auto"/>
          </w:tcPr>
          <w:p w14:paraId="7D01B635" w14:textId="77777777" w:rsidR="008E5555" w:rsidRDefault="00CB5D2C">
            <w:pPr>
              <w:pStyle w:val="Compact"/>
            </w:pPr>
            <w:r>
              <w:t>T42</w:t>
            </w:r>
          </w:p>
        </w:tc>
        <w:tc>
          <w:tcPr>
            <w:tcW w:w="0" w:type="auto"/>
          </w:tcPr>
          <w:p w14:paraId="45B81274" w14:textId="77777777" w:rsidR="008E5555" w:rsidRDefault="00CB5D2C">
            <w:pPr>
              <w:pStyle w:val="Compact"/>
            </w:pPr>
            <w:r>
              <w:t>temperature_avg + s(butterflies_direct_sun_t_lag)</w:t>
            </w:r>
          </w:p>
        </w:tc>
      </w:tr>
      <w:tr w:rsidR="008E5555" w14:paraId="475EF72F" w14:textId="77777777">
        <w:tc>
          <w:tcPr>
            <w:tcW w:w="0" w:type="auto"/>
          </w:tcPr>
          <w:p w14:paraId="03107C3D" w14:textId="77777777" w:rsidR="008E5555" w:rsidRDefault="00CB5D2C">
            <w:pPr>
              <w:pStyle w:val="Compact"/>
            </w:pPr>
            <w:r>
              <w:t>T43</w:t>
            </w:r>
          </w:p>
        </w:tc>
        <w:tc>
          <w:tcPr>
            <w:tcW w:w="0" w:type="auto"/>
          </w:tcPr>
          <w:p w14:paraId="2A7AE2E3" w14:textId="77777777" w:rsidR="008E5555" w:rsidRDefault="00CB5D2C">
            <w:pPr>
              <w:pStyle w:val="Compact"/>
            </w:pPr>
            <w:r>
              <w:t>s(minutes_above_threshold) + temperature_avg + s(butterflies_direct_sun_t_lag)</w:t>
            </w:r>
          </w:p>
        </w:tc>
      </w:tr>
      <w:tr w:rsidR="008E5555" w14:paraId="4A474E84" w14:textId="77777777">
        <w:tc>
          <w:tcPr>
            <w:tcW w:w="0" w:type="auto"/>
          </w:tcPr>
          <w:p w14:paraId="213D92F4" w14:textId="77777777" w:rsidR="008E5555" w:rsidRDefault="00CB5D2C">
            <w:pPr>
              <w:pStyle w:val="Compact"/>
            </w:pPr>
            <w:r>
              <w:t>T44</w:t>
            </w:r>
          </w:p>
        </w:tc>
        <w:tc>
          <w:tcPr>
            <w:tcW w:w="0" w:type="auto"/>
          </w:tcPr>
          <w:p w14:paraId="523B5C0D" w14:textId="77777777" w:rsidR="008E5555" w:rsidRDefault="00CB5D2C">
            <w:pPr>
              <w:pStyle w:val="Compact"/>
            </w:pPr>
            <w:r>
              <w:t>s(temperature_avg) + s(butterflies_direct_sun_t_lag)</w:t>
            </w:r>
          </w:p>
        </w:tc>
      </w:tr>
      <w:tr w:rsidR="008E5555" w14:paraId="12C9A1D4" w14:textId="77777777">
        <w:tc>
          <w:tcPr>
            <w:tcW w:w="0" w:type="auto"/>
          </w:tcPr>
          <w:p w14:paraId="2C9BF818" w14:textId="77777777" w:rsidR="008E5555" w:rsidRDefault="00CB5D2C">
            <w:pPr>
              <w:pStyle w:val="Compact"/>
            </w:pPr>
            <w:r>
              <w:t>T45</w:t>
            </w:r>
          </w:p>
        </w:tc>
        <w:tc>
          <w:tcPr>
            <w:tcW w:w="0" w:type="auto"/>
          </w:tcPr>
          <w:p w14:paraId="768977E6" w14:textId="77777777" w:rsidR="008E5555" w:rsidRDefault="00CB5D2C">
            <w:pPr>
              <w:pStyle w:val="Compact"/>
            </w:pPr>
            <w:r>
              <w:t>s(minutes_above_threshold) + s(temperature_avg) + s(butterflies_direct_sun_t_lag)</w:t>
            </w:r>
          </w:p>
        </w:tc>
      </w:tr>
      <w:tr w:rsidR="008E5555" w14:paraId="3A92E575" w14:textId="77777777">
        <w:tc>
          <w:tcPr>
            <w:tcW w:w="0" w:type="auto"/>
          </w:tcPr>
          <w:p w14:paraId="5C51EB73" w14:textId="77777777" w:rsidR="008E5555" w:rsidRDefault="00CB5D2C">
            <w:pPr>
              <w:pStyle w:val="Compact"/>
            </w:pPr>
            <w:r>
              <w:t>T46</w:t>
            </w:r>
          </w:p>
        </w:tc>
        <w:tc>
          <w:tcPr>
            <w:tcW w:w="0" w:type="auto"/>
          </w:tcPr>
          <w:p w14:paraId="4DC285C6" w14:textId="77777777" w:rsidR="008E5555" w:rsidRDefault="00CB5D2C">
            <w:pPr>
              <w:pStyle w:val="Compact"/>
            </w:pPr>
            <w:r>
              <w:t>temperature_avg + s(butterflies_direct_sun_t_lag) + s(time_within_day_t)</w:t>
            </w:r>
          </w:p>
        </w:tc>
      </w:tr>
      <w:tr w:rsidR="008E5555" w14:paraId="79A1BD30" w14:textId="77777777">
        <w:tc>
          <w:tcPr>
            <w:tcW w:w="0" w:type="auto"/>
          </w:tcPr>
          <w:p w14:paraId="30797BE4" w14:textId="77777777" w:rsidR="008E5555" w:rsidRDefault="00CB5D2C">
            <w:pPr>
              <w:pStyle w:val="Compact"/>
            </w:pPr>
            <w:r>
              <w:t>T47</w:t>
            </w:r>
          </w:p>
        </w:tc>
        <w:tc>
          <w:tcPr>
            <w:tcW w:w="0" w:type="auto"/>
          </w:tcPr>
          <w:p w14:paraId="3F92B11F" w14:textId="77777777" w:rsidR="008E5555" w:rsidRDefault="00CB5D2C">
            <w:pPr>
              <w:pStyle w:val="Compact"/>
            </w:pPr>
            <w:r>
              <w:t>s(temperature_avg) + s(butterflies_direct_sun_t_lag) + s(time_within_day_t)</w:t>
            </w:r>
          </w:p>
        </w:tc>
      </w:tr>
      <w:tr w:rsidR="008E5555" w14:paraId="7EE90FA0" w14:textId="77777777">
        <w:tc>
          <w:tcPr>
            <w:tcW w:w="0" w:type="auto"/>
          </w:tcPr>
          <w:p w14:paraId="4CE3CCDA" w14:textId="77777777" w:rsidR="008E5555" w:rsidRDefault="00CB5D2C">
            <w:pPr>
              <w:pStyle w:val="Compact"/>
            </w:pPr>
            <w:r>
              <w:t>T48</w:t>
            </w:r>
          </w:p>
        </w:tc>
        <w:tc>
          <w:tcPr>
            <w:tcW w:w="0" w:type="auto"/>
          </w:tcPr>
          <w:p w14:paraId="5A36AF1F" w14:textId="77777777" w:rsidR="008E5555" w:rsidRDefault="00CB5D2C">
            <w:pPr>
              <w:pStyle w:val="Compact"/>
            </w:pPr>
            <w:r>
              <w:t>s(minutes_above_threshold) + s(temperature_avg) + s(butterflies_direct_sun_t_lag) + s(time_within_day_t)</w:t>
            </w:r>
          </w:p>
        </w:tc>
      </w:tr>
      <w:tr w:rsidR="008E5555" w14:paraId="1D796F4A" w14:textId="77777777">
        <w:tc>
          <w:tcPr>
            <w:tcW w:w="0" w:type="auto"/>
          </w:tcPr>
          <w:p w14:paraId="4E096562" w14:textId="77777777" w:rsidR="008E5555" w:rsidRDefault="00CB5D2C">
            <w:pPr>
              <w:pStyle w:val="Compact"/>
            </w:pPr>
            <w:r>
              <w:t>T49</w:t>
            </w:r>
          </w:p>
        </w:tc>
        <w:tc>
          <w:tcPr>
            <w:tcW w:w="0" w:type="auto"/>
          </w:tcPr>
          <w:p w14:paraId="59834EF8" w14:textId="77777777" w:rsidR="008E5555" w:rsidRDefault="00CB5D2C">
            <w:pPr>
              <w:pStyle w:val="Compact"/>
            </w:pPr>
            <w:r>
              <w:t>s(total_butterflies_t_lag) + ti(minutes_above_threshold, butterflies_direct_sun_t_lag)</w:t>
            </w:r>
          </w:p>
        </w:tc>
      </w:tr>
      <w:tr w:rsidR="008E5555" w14:paraId="37C0FF0F" w14:textId="77777777">
        <w:tc>
          <w:tcPr>
            <w:tcW w:w="0" w:type="auto"/>
          </w:tcPr>
          <w:p w14:paraId="56AF32A3" w14:textId="77777777" w:rsidR="008E5555" w:rsidRDefault="00CB5D2C">
            <w:pPr>
              <w:pStyle w:val="Compact"/>
            </w:pPr>
            <w:r>
              <w:t>T50</w:t>
            </w:r>
          </w:p>
        </w:tc>
        <w:tc>
          <w:tcPr>
            <w:tcW w:w="0" w:type="auto"/>
          </w:tcPr>
          <w:p w14:paraId="1A367F5E" w14:textId="77777777" w:rsidR="008E5555" w:rsidRDefault="00CB5D2C">
            <w:pPr>
              <w:pStyle w:val="Compact"/>
            </w:pPr>
            <w:r>
              <w:t>s(total_butterflies_t_lag) + s(temperature_avg) + s(time_within_day_t) + ti(minutes_above_threshold, butterflies_direct_sun_t_lag)</w:t>
            </w:r>
          </w:p>
        </w:tc>
      </w:tr>
      <w:tr w:rsidR="008E5555" w14:paraId="5903EC9B" w14:textId="77777777">
        <w:tc>
          <w:tcPr>
            <w:tcW w:w="0" w:type="auto"/>
          </w:tcPr>
          <w:p w14:paraId="0205A7FD" w14:textId="77777777" w:rsidR="008E5555" w:rsidRDefault="00CB5D2C">
            <w:pPr>
              <w:pStyle w:val="Compact"/>
            </w:pPr>
            <w:r>
              <w:t>T51</w:t>
            </w:r>
          </w:p>
        </w:tc>
        <w:tc>
          <w:tcPr>
            <w:tcW w:w="0" w:type="auto"/>
          </w:tcPr>
          <w:p w14:paraId="2E0A379A" w14:textId="77777777" w:rsidR="008E5555" w:rsidRDefault="00CB5D2C">
            <w:pPr>
              <w:pStyle w:val="Compact"/>
            </w:pPr>
            <w:r>
              <w:t>ti(minutes_above_threshold, butterflies_direct_sun_t_lag)</w:t>
            </w:r>
          </w:p>
        </w:tc>
      </w:tr>
      <w:tr w:rsidR="008E5555" w14:paraId="516DC64D" w14:textId="77777777">
        <w:tc>
          <w:tcPr>
            <w:tcW w:w="0" w:type="auto"/>
          </w:tcPr>
          <w:p w14:paraId="0698E91A" w14:textId="77777777" w:rsidR="008E5555" w:rsidRDefault="00CB5D2C">
            <w:pPr>
              <w:pStyle w:val="Compact"/>
            </w:pPr>
            <w:r>
              <w:t>T52</w:t>
            </w:r>
          </w:p>
        </w:tc>
        <w:tc>
          <w:tcPr>
            <w:tcW w:w="0" w:type="auto"/>
          </w:tcPr>
          <w:p w14:paraId="3333486A" w14:textId="77777777" w:rsidR="008E5555" w:rsidRDefault="00CB5D2C">
            <w:pPr>
              <w:pStyle w:val="Compact"/>
            </w:pPr>
            <w:r>
              <w:t>s(temperature_avg) + s(time_within_day_t) + ti(minutes_above_threshold, butterflies_direct_sun_t_lag)</w:t>
            </w:r>
          </w:p>
        </w:tc>
      </w:tr>
    </w:tbl>
    <w:bookmarkEnd w:id="201"/>
    <w:p w14:paraId="7B5D4FDC" w14:textId="77777777" w:rsidR="008E5555" w:rsidRDefault="00CB5D2C">
      <w:pPr>
        <w:pStyle w:val="BodyText"/>
      </w:pPr>
      <w:r>
        <w:t>Model T50 was identified as the best-fit model based on Akaike Information Criterion (AIC). This model structure mirrors M50 from the continuous wind analysis, enabling direct comparison between threshold-based and continuous wind metrics. Complete model selection statistics are reported in the main text.</w:t>
      </w:r>
    </w:p>
    <w:p w14:paraId="45CDAD99" w14:textId="77777777" w:rsidR="008E5555" w:rsidRDefault="00CB5D2C">
      <w:pPr>
        <w:pStyle w:val="Heading1"/>
      </w:pPr>
      <w:bookmarkStart w:id="202" w:name="app:sunset_models"/>
      <w:bookmarkEnd w:id="200"/>
      <w:r>
        <w:t>Site Fidelity Analysis (Next Day Window): Candidate Models</w:t>
      </w:r>
    </w:p>
    <w:p w14:paraId="7E899807" w14:textId="77777777" w:rsidR="008E5555" w:rsidRDefault="00CB5D2C">
      <w:pPr>
        <w:pStyle w:val="FirstParagraph"/>
      </w:pPr>
      <w:r>
        <w:t>This appendix documents all candidate models tested in the Next Day Window site fidelity analysis. A total of 78 models were evaluated to identify factors predicting daily changes in roost abandonment using a biologically-aligned weather window (from time of maximum count through functional sunset).</w:t>
      </w:r>
    </w:p>
    <w:p w14:paraId="7F9A2F63" w14:textId="77777777" w:rsidR="008E5555" w:rsidRDefault="00CB5D2C">
      <w:pPr>
        <w:pStyle w:val="BodyText"/>
      </w:pPr>
      <w:r>
        <w:rPr>
          <w:b/>
          <w:bCs/>
        </w:rPr>
        <w:lastRenderedPageBreak/>
        <w:t>Model Structure.</w:t>
      </w:r>
      <w:r>
        <w:t xml:space="preserve"> All models used Generalized Additive Mixed Models (GAMM) with the following structure:</w:t>
      </w:r>
    </w:p>
    <w:p w14:paraId="5918E9EA" w14:textId="77777777" w:rsidR="008E5555" w:rsidRDefault="00CB5D2C">
      <w:pPr>
        <w:numPr>
          <w:ilvl w:val="0"/>
          <w:numId w:val="4"/>
        </w:numPr>
      </w:pPr>
      <w:r>
        <w:rPr>
          <w:b/>
          <w:bCs/>
        </w:rPr>
        <w:t>Response variable</w:t>
      </w:r>
      <w:r>
        <w:t xml:space="preserve">: </w:t>
      </w:r>
      <m:oMath>
        <m:rad>
          <m:radPr>
            <m:degHide m:val="1"/>
            <m:ctrlPr>
              <w:rPr>
                <w:rFonts w:ascii="Cambria Math" w:hAnsi="Cambria Math"/>
              </w:rPr>
            </m:ctrlPr>
          </m:radPr>
          <m:deg/>
          <m:e>
            <m:r>
              <m:rPr>
                <m:sty m:val="p"/>
              </m:rPr>
              <w:rPr>
                <w:rFonts w:ascii="Cambria Math" w:hAnsi="Cambria Math"/>
              </w:rPr>
              <m:t>Δ</m:t>
            </m:r>
            <m:sSub>
              <m:sSubPr>
                <m:ctrlPr>
                  <w:rPr>
                    <w:rFonts w:ascii="Cambria Math" w:hAnsi="Cambria Math"/>
                  </w:rPr>
                </m:ctrlPr>
              </m:sSubPr>
              <m:e>
                <m:r>
                  <m:rPr>
                    <m:nor/>
                  </m:rPr>
                  <m:t>Butterflies</m:t>
                </m:r>
              </m:e>
              <m:sub>
                <m:r>
                  <w:rPr>
                    <w:rFonts w:ascii="Cambria Math" w:hAnsi="Cambria Math"/>
                  </w:rPr>
                  <m:t>95</m:t>
                </m:r>
                <m:r>
                  <m:rPr>
                    <m:nor/>
                  </m:rPr>
                  <m:t>th</m:t>
                </m:r>
              </m:sub>
            </m:sSub>
          </m:e>
        </m:rad>
      </m:oMath>
      <w:r>
        <w:t xml:space="preserve"> (square root of change in 95th percentile butterfly count between days)</w:t>
      </w:r>
    </w:p>
    <w:p w14:paraId="2BD2A713" w14:textId="77777777" w:rsidR="008E5555" w:rsidRDefault="00CB5D2C">
      <w:pPr>
        <w:numPr>
          <w:ilvl w:val="0"/>
          <w:numId w:val="4"/>
        </w:numPr>
      </w:pPr>
      <w:r>
        <w:rPr>
          <w:b/>
          <w:bCs/>
        </w:rPr>
        <w:t>Random effects</w:t>
      </w:r>
      <w:r>
        <w:t>: Random intercept for deployment site</w:t>
      </w:r>
    </w:p>
    <w:p w14:paraId="4B60616A" w14:textId="77777777" w:rsidR="008E5555" w:rsidRDefault="00CB5D2C">
      <w:pPr>
        <w:numPr>
          <w:ilvl w:val="0"/>
          <w:numId w:val="4"/>
        </w:numPr>
      </w:pPr>
      <w:r>
        <w:rPr>
          <w:b/>
          <w:bCs/>
        </w:rPr>
        <w:t>Correlation structure</w:t>
      </w:r>
      <w:r>
        <w:t>: AR(1) autocorrelation for temporal dependence</w:t>
      </w:r>
    </w:p>
    <w:p w14:paraId="4B85ED5C" w14:textId="77777777" w:rsidR="008E5555" w:rsidRDefault="00CB5D2C">
      <w:pPr>
        <w:numPr>
          <w:ilvl w:val="0"/>
          <w:numId w:val="4"/>
        </w:numPr>
      </w:pPr>
      <w:r>
        <w:rPr>
          <w:b/>
          <w:bCs/>
        </w:rPr>
        <w:t>Estimation method</w:t>
      </w:r>
      <w:r>
        <w:t>: Restricted Maximum Likelihood (REML)</w:t>
      </w:r>
    </w:p>
    <w:p w14:paraId="6BEFB1B2" w14:textId="77777777" w:rsidR="008E5555" w:rsidRDefault="00CB5D2C">
      <w:pPr>
        <w:pStyle w:val="FirstParagraph"/>
      </w:pPr>
      <w:r>
        <w:rPr>
          <w:b/>
          <w:bCs/>
        </w:rPr>
        <w:t>Variable Definitions.</w:t>
      </w:r>
      <w:r>
        <w:t xml:space="preserve"> </w:t>
      </w:r>
      <w:r>
        <w:rPr>
          <w:rStyle w:val="VerbatimChar"/>
        </w:rPr>
        <w:t>max_butterflies_t_1</w:t>
      </w:r>
      <w:r>
        <w:t xml:space="preserve">: Previous day maximum butterfly index (tested as smooth or linear); </w:t>
      </w:r>
      <w:r>
        <w:rPr>
          <w:rStyle w:val="VerbatimChar"/>
        </w:rPr>
        <w:t>lag_duration_hours</w:t>
      </w:r>
      <w:r>
        <w:t xml:space="preserve">: Weather window duration (tested as smooth or linear); </w:t>
      </w:r>
      <w:r>
        <w:rPr>
          <w:rStyle w:val="VerbatimChar"/>
        </w:rPr>
        <w:t>temp_min</w:t>
      </w:r>
      <w:r>
        <w:t>: Minimum temperature from max count to sunset (</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C); </w:t>
      </w:r>
      <w:r>
        <w:rPr>
          <w:rStyle w:val="VerbatimChar"/>
        </w:rPr>
        <w:t>temp_max</w:t>
      </w:r>
      <w:r>
        <w:t>: Maximum temperature from max count to sunset (</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C); </w:t>
      </w:r>
      <w:r>
        <w:rPr>
          <w:rStyle w:val="VerbatimChar"/>
        </w:rPr>
        <w:t>temp_at_max_count_t_1</w:t>
      </w:r>
      <w:r>
        <w:t>: Temperature when max count occurred (</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C); </w:t>
      </w:r>
      <w:r>
        <w:rPr>
          <w:rStyle w:val="VerbatimChar"/>
        </w:rPr>
        <w:t>wind_max_gust</w:t>
      </w:r>
      <w:r>
        <w:t xml:space="preserve">: Maximum wind gust in window (m/s); </w:t>
      </w:r>
      <w:r>
        <w:rPr>
          <w:rStyle w:val="VerbatimChar"/>
        </w:rPr>
        <w:t>sum_butterflies_direct_sun</w:t>
      </w:r>
      <w:r>
        <w:t xml:space="preserve">: Cumulative butterflies in direct sun; </w:t>
      </w:r>
      <m:oMath>
        <m:r>
          <w:rPr>
            <w:rFonts w:ascii="Cambria Math" w:hAnsi="Cambria Math"/>
          </w:rPr>
          <m:t>s</m:t>
        </m:r>
        <m:r>
          <m:rPr>
            <m:sty m:val="p"/>
          </m:rPr>
          <w:rPr>
            <w:rFonts w:ascii="Cambria Math" w:hAnsi="Cambria Math"/>
          </w:rPr>
          <m:t>()</m:t>
        </m:r>
      </m:oMath>
      <w:r>
        <w:t xml:space="preserve">: Thin-plate regression spline smooth term; </w:t>
      </w:r>
      <m:oMath>
        <m:r>
          <w:rPr>
            <w:rFonts w:ascii="Cambria Math" w:hAnsi="Cambria Math"/>
          </w:rPr>
          <m:t>ti</m:t>
        </m:r>
        <m:r>
          <m:rPr>
            <m:sty m:val="p"/>
          </m:rPr>
          <w:rPr>
            <w:rFonts w:ascii="Cambria Math" w:hAnsi="Cambria Math"/>
          </w:rPr>
          <m:t>()</m:t>
        </m:r>
      </m:oMath>
      <w:r>
        <w:t>: Tensor product interaction smooth.</w:t>
      </w:r>
    </w:p>
    <w:p w14:paraId="6580DA3F" w14:textId="77777777" w:rsidR="008E5555" w:rsidRDefault="00CB5D2C">
      <w:pPr>
        <w:pStyle w:val="BodyText"/>
      </w:pPr>
      <w:r>
        <w:t>Models were generated programmatically across seven categories. The first number in parentheses indicates models with smooth baseline controls; the second indicates linear baseline controls.</w:t>
      </w:r>
    </w:p>
    <w:p w14:paraId="1B4181F9" w14:textId="77777777" w:rsidR="008E5555" w:rsidRDefault="00CB5D2C">
      <w:pPr>
        <w:pStyle w:val="TableCaption"/>
      </w:pPr>
      <w:bookmarkStart w:id="203" w:name="tab:sunset_candidates"/>
      <w:r>
        <w:t>Complete list of 78 candidate models tested in Next Day Window site fidelity analysis.</w:t>
      </w:r>
    </w:p>
    <w:tbl>
      <w:tblPr>
        <w:tblStyle w:val="Table"/>
        <w:tblW w:w="0" w:type="auto"/>
        <w:tblLook w:val="0020" w:firstRow="1" w:lastRow="0" w:firstColumn="0" w:lastColumn="0" w:noHBand="0" w:noVBand="0"/>
        <w:tblCaption w:val="Complete list of 78 candidate models tested in Next Day Window site fidelity analysis."/>
      </w:tblPr>
      <w:tblGrid>
        <w:gridCol w:w="1107"/>
        <w:gridCol w:w="8253"/>
      </w:tblGrid>
      <w:tr w:rsidR="008E5555" w14:paraId="7411E96C" w14:textId="77777777" w:rsidTr="008E5555">
        <w:trPr>
          <w:cnfStyle w:val="100000000000" w:firstRow="1" w:lastRow="0" w:firstColumn="0" w:lastColumn="0" w:oddVBand="0" w:evenVBand="0" w:oddHBand="0" w:evenHBand="0" w:firstRowFirstColumn="0" w:firstRowLastColumn="0" w:lastRowFirstColumn="0" w:lastRowLastColumn="0"/>
          <w:tblHeader/>
        </w:trPr>
        <w:tc>
          <w:tcPr>
            <w:tcW w:w="0" w:type="auto"/>
          </w:tcPr>
          <w:p w14:paraId="3B23F431" w14:textId="77777777" w:rsidR="008E5555" w:rsidRDefault="00CB5D2C">
            <w:pPr>
              <w:pStyle w:val="Compact"/>
            </w:pPr>
            <w:r>
              <w:rPr>
                <w:b/>
                <w:bCs/>
              </w:rPr>
              <w:t>Model</w:t>
            </w:r>
          </w:p>
        </w:tc>
        <w:tc>
          <w:tcPr>
            <w:tcW w:w="0" w:type="auto"/>
          </w:tcPr>
          <w:p w14:paraId="6D5BC142" w14:textId="77777777" w:rsidR="008E5555" w:rsidRDefault="00CB5D2C">
            <w:pPr>
              <w:pStyle w:val="Compact"/>
            </w:pPr>
            <w:r>
              <w:rPr>
                <w:b/>
                <w:bCs/>
              </w:rPr>
              <w:t>Description</w:t>
            </w:r>
          </w:p>
        </w:tc>
      </w:tr>
      <w:tr w:rsidR="008E5555" w14:paraId="36E0C12B" w14:textId="77777777">
        <w:tc>
          <w:tcPr>
            <w:tcW w:w="0" w:type="auto"/>
          </w:tcPr>
          <w:p w14:paraId="6E34DC60" w14:textId="77777777" w:rsidR="008E5555" w:rsidRDefault="00CB5D2C">
            <w:pPr>
              <w:pStyle w:val="Compact"/>
            </w:pPr>
            <w:r>
              <w:rPr>
                <w:b/>
                <w:bCs/>
              </w:rPr>
              <w:t>Model</w:t>
            </w:r>
          </w:p>
        </w:tc>
        <w:tc>
          <w:tcPr>
            <w:tcW w:w="0" w:type="auto"/>
          </w:tcPr>
          <w:p w14:paraId="7CF750B9" w14:textId="77777777" w:rsidR="008E5555" w:rsidRDefault="00CB5D2C">
            <w:pPr>
              <w:pStyle w:val="Compact"/>
            </w:pPr>
            <w:r>
              <w:rPr>
                <w:b/>
                <w:bCs/>
              </w:rPr>
              <w:t>Description</w:t>
            </w:r>
          </w:p>
        </w:tc>
      </w:tr>
      <w:tr w:rsidR="008E5555" w14:paraId="76F2263C" w14:textId="77777777">
        <w:tc>
          <w:tcPr>
            <w:tcW w:w="0" w:type="auto"/>
          </w:tcPr>
          <w:p w14:paraId="675F611D" w14:textId="77777777" w:rsidR="008E5555" w:rsidRDefault="00CB5D2C">
            <w:pPr>
              <w:pStyle w:val="Compact"/>
            </w:pPr>
            <w:r>
              <w:t>M1</w:t>
            </w:r>
          </w:p>
        </w:tc>
        <w:tc>
          <w:tcPr>
            <w:tcW w:w="0" w:type="auto"/>
          </w:tcPr>
          <w:p w14:paraId="511D9536" w14:textId="77777777" w:rsidR="008E5555" w:rsidRDefault="00CB5D2C">
            <w:pPr>
              <w:pStyle w:val="Compact"/>
            </w:pPr>
            <w:r>
              <w:t>Null (smooth baseline)</w:t>
            </w:r>
          </w:p>
        </w:tc>
      </w:tr>
      <w:tr w:rsidR="008E5555" w14:paraId="6074B56A" w14:textId="77777777">
        <w:tc>
          <w:tcPr>
            <w:tcW w:w="0" w:type="auto"/>
          </w:tcPr>
          <w:p w14:paraId="42B1C209" w14:textId="77777777" w:rsidR="008E5555" w:rsidRDefault="00CB5D2C">
            <w:pPr>
              <w:pStyle w:val="Compact"/>
            </w:pPr>
            <w:r>
              <w:t>M2</w:t>
            </w:r>
          </w:p>
        </w:tc>
        <w:tc>
          <w:tcPr>
            <w:tcW w:w="0" w:type="auto"/>
          </w:tcPr>
          <w:p w14:paraId="386D9EDF" w14:textId="77777777" w:rsidR="008E5555" w:rsidRDefault="00CB5D2C">
            <w:pPr>
              <w:pStyle w:val="Compact"/>
            </w:pPr>
            <w:r>
              <w:t>Null (linear baseline)</w:t>
            </w:r>
          </w:p>
        </w:tc>
      </w:tr>
      <w:tr w:rsidR="008E5555" w14:paraId="38A50E73" w14:textId="77777777">
        <w:tc>
          <w:tcPr>
            <w:tcW w:w="0" w:type="auto"/>
          </w:tcPr>
          <w:p w14:paraId="78608CA1" w14:textId="77777777" w:rsidR="008E5555" w:rsidRDefault="00CB5D2C">
            <w:pPr>
              <w:pStyle w:val="Compact"/>
            </w:pPr>
            <w:r>
              <w:t>M3, M4</w:t>
            </w:r>
          </w:p>
        </w:tc>
        <w:tc>
          <w:tcPr>
            <w:tcW w:w="0" w:type="auto"/>
          </w:tcPr>
          <w:p w14:paraId="2AFFF69F" w14:textId="77777777" w:rsidR="008E5555" w:rsidRDefault="00CB5D2C">
            <w:pPr>
              <w:pStyle w:val="Compact"/>
            </w:pPr>
            <w:r>
              <w:t>Single: temp_min (smooth, linear)</w:t>
            </w:r>
          </w:p>
        </w:tc>
      </w:tr>
      <w:tr w:rsidR="008E5555" w14:paraId="27B8AD51" w14:textId="77777777">
        <w:tc>
          <w:tcPr>
            <w:tcW w:w="0" w:type="auto"/>
          </w:tcPr>
          <w:p w14:paraId="2F281FB4" w14:textId="77777777" w:rsidR="008E5555" w:rsidRDefault="00CB5D2C">
            <w:pPr>
              <w:pStyle w:val="Compact"/>
            </w:pPr>
            <w:r>
              <w:t>M5, M6</w:t>
            </w:r>
          </w:p>
        </w:tc>
        <w:tc>
          <w:tcPr>
            <w:tcW w:w="0" w:type="auto"/>
          </w:tcPr>
          <w:p w14:paraId="315512A2" w14:textId="77777777" w:rsidR="008E5555" w:rsidRDefault="00CB5D2C">
            <w:pPr>
              <w:pStyle w:val="Compact"/>
            </w:pPr>
            <w:r>
              <w:t>Single: temp_max (smooth, linear)</w:t>
            </w:r>
          </w:p>
        </w:tc>
      </w:tr>
      <w:tr w:rsidR="008E5555" w14:paraId="5174D027" w14:textId="77777777">
        <w:tc>
          <w:tcPr>
            <w:tcW w:w="0" w:type="auto"/>
          </w:tcPr>
          <w:p w14:paraId="72DDB572" w14:textId="77777777" w:rsidR="008E5555" w:rsidRDefault="00CB5D2C">
            <w:pPr>
              <w:pStyle w:val="Compact"/>
            </w:pPr>
            <w:r>
              <w:t>M7, M8</w:t>
            </w:r>
          </w:p>
        </w:tc>
        <w:tc>
          <w:tcPr>
            <w:tcW w:w="0" w:type="auto"/>
          </w:tcPr>
          <w:p w14:paraId="3E86B905" w14:textId="77777777" w:rsidR="008E5555" w:rsidRDefault="00CB5D2C">
            <w:pPr>
              <w:pStyle w:val="Compact"/>
            </w:pPr>
            <w:r>
              <w:t>Single: temp_at_max_count_t_1 (smooth, linear)</w:t>
            </w:r>
          </w:p>
        </w:tc>
      </w:tr>
      <w:tr w:rsidR="008E5555" w14:paraId="2556C8F0" w14:textId="77777777">
        <w:tc>
          <w:tcPr>
            <w:tcW w:w="0" w:type="auto"/>
          </w:tcPr>
          <w:p w14:paraId="0962521F" w14:textId="77777777" w:rsidR="008E5555" w:rsidRDefault="00CB5D2C">
            <w:pPr>
              <w:pStyle w:val="Compact"/>
            </w:pPr>
            <w:r>
              <w:t>M9, M10</w:t>
            </w:r>
          </w:p>
        </w:tc>
        <w:tc>
          <w:tcPr>
            <w:tcW w:w="0" w:type="auto"/>
          </w:tcPr>
          <w:p w14:paraId="1BF51C99" w14:textId="77777777" w:rsidR="008E5555" w:rsidRDefault="00CB5D2C">
            <w:pPr>
              <w:pStyle w:val="Compact"/>
            </w:pPr>
            <w:r>
              <w:t>Single: wind_max_gust (smooth, linear)</w:t>
            </w:r>
          </w:p>
        </w:tc>
      </w:tr>
      <w:tr w:rsidR="008E5555" w14:paraId="630AB9BD" w14:textId="77777777">
        <w:tc>
          <w:tcPr>
            <w:tcW w:w="0" w:type="auto"/>
          </w:tcPr>
          <w:p w14:paraId="0D67713D" w14:textId="77777777" w:rsidR="008E5555" w:rsidRDefault="00CB5D2C">
            <w:pPr>
              <w:pStyle w:val="Compact"/>
            </w:pPr>
            <w:r>
              <w:t>M11, M12</w:t>
            </w:r>
          </w:p>
        </w:tc>
        <w:tc>
          <w:tcPr>
            <w:tcW w:w="0" w:type="auto"/>
          </w:tcPr>
          <w:p w14:paraId="546FE0AA" w14:textId="77777777" w:rsidR="008E5555" w:rsidRDefault="00CB5D2C">
            <w:pPr>
              <w:pStyle w:val="Compact"/>
            </w:pPr>
            <w:r>
              <w:t>Single: sum_butterflies_direct_sun (smooth, linear)</w:t>
            </w:r>
          </w:p>
        </w:tc>
      </w:tr>
      <w:tr w:rsidR="008E5555" w14:paraId="633EF637" w14:textId="77777777">
        <w:tc>
          <w:tcPr>
            <w:tcW w:w="0" w:type="auto"/>
          </w:tcPr>
          <w:p w14:paraId="2D847BA7" w14:textId="77777777" w:rsidR="008E5555" w:rsidRDefault="00CB5D2C">
            <w:pPr>
              <w:pStyle w:val="Compact"/>
            </w:pPr>
            <w:r>
              <w:t>M13, M14</w:t>
            </w:r>
          </w:p>
        </w:tc>
        <w:tc>
          <w:tcPr>
            <w:tcW w:w="0" w:type="auto"/>
          </w:tcPr>
          <w:p w14:paraId="4E887009" w14:textId="77777777" w:rsidR="008E5555" w:rsidRDefault="00CB5D2C">
            <w:pPr>
              <w:pStyle w:val="Compact"/>
            </w:pPr>
            <w:r>
              <w:t xml:space="preserve">Interaction: temp_min </w:t>
            </w:r>
            <m:oMath>
              <m:r>
                <m:rPr>
                  <m:sty m:val="p"/>
                </m:rPr>
                <w:rPr>
                  <w:rFonts w:ascii="Cambria Math" w:hAnsi="Cambria Math"/>
                </w:rPr>
                <m:t>×</m:t>
              </m:r>
            </m:oMath>
            <w:r>
              <w:t xml:space="preserve"> temp_max (smooth, linear)</w:t>
            </w:r>
          </w:p>
        </w:tc>
      </w:tr>
      <w:tr w:rsidR="008E5555" w14:paraId="30ED6EDB" w14:textId="77777777">
        <w:tc>
          <w:tcPr>
            <w:tcW w:w="0" w:type="auto"/>
          </w:tcPr>
          <w:p w14:paraId="017879DF" w14:textId="77777777" w:rsidR="008E5555" w:rsidRDefault="00CB5D2C">
            <w:pPr>
              <w:pStyle w:val="Compact"/>
            </w:pPr>
            <w:r>
              <w:t>M15, M16</w:t>
            </w:r>
          </w:p>
        </w:tc>
        <w:tc>
          <w:tcPr>
            <w:tcW w:w="0" w:type="auto"/>
          </w:tcPr>
          <w:p w14:paraId="05E803FB" w14:textId="77777777" w:rsidR="008E5555" w:rsidRDefault="00CB5D2C">
            <w:pPr>
              <w:pStyle w:val="Compact"/>
            </w:pPr>
            <w:r>
              <w:t xml:space="preserve">Interaction: temp_min </w:t>
            </w:r>
            <m:oMath>
              <m:r>
                <m:rPr>
                  <m:sty m:val="p"/>
                </m:rPr>
                <w:rPr>
                  <w:rFonts w:ascii="Cambria Math" w:hAnsi="Cambria Math"/>
                </w:rPr>
                <m:t>×</m:t>
              </m:r>
            </m:oMath>
            <w:r>
              <w:t xml:space="preserve"> temp_at_max_count_t_1 (smooth, linear)</w:t>
            </w:r>
          </w:p>
        </w:tc>
      </w:tr>
      <w:tr w:rsidR="008E5555" w14:paraId="7BEDDB94" w14:textId="77777777">
        <w:tc>
          <w:tcPr>
            <w:tcW w:w="0" w:type="auto"/>
          </w:tcPr>
          <w:p w14:paraId="1FC28F28" w14:textId="77777777" w:rsidR="008E5555" w:rsidRDefault="00CB5D2C">
            <w:pPr>
              <w:pStyle w:val="Compact"/>
            </w:pPr>
            <w:r>
              <w:t>M17, M18</w:t>
            </w:r>
          </w:p>
        </w:tc>
        <w:tc>
          <w:tcPr>
            <w:tcW w:w="0" w:type="auto"/>
          </w:tcPr>
          <w:p w14:paraId="05FAA739" w14:textId="77777777" w:rsidR="008E5555" w:rsidRDefault="00CB5D2C">
            <w:pPr>
              <w:pStyle w:val="Compact"/>
            </w:pPr>
            <w:r>
              <w:t xml:space="preserve">Interaction: temp_min </w:t>
            </w:r>
            <m:oMath>
              <m:r>
                <m:rPr>
                  <m:sty m:val="p"/>
                </m:rPr>
                <w:rPr>
                  <w:rFonts w:ascii="Cambria Math" w:hAnsi="Cambria Math"/>
                </w:rPr>
                <m:t>×</m:t>
              </m:r>
            </m:oMath>
            <w:r>
              <w:t xml:space="preserve"> wind_max_gust (smooth, linear)</w:t>
            </w:r>
          </w:p>
        </w:tc>
      </w:tr>
      <w:tr w:rsidR="008E5555" w14:paraId="6F2034DA" w14:textId="77777777">
        <w:tc>
          <w:tcPr>
            <w:tcW w:w="0" w:type="auto"/>
          </w:tcPr>
          <w:p w14:paraId="6F0DC937" w14:textId="77777777" w:rsidR="008E5555" w:rsidRDefault="00CB5D2C">
            <w:pPr>
              <w:pStyle w:val="Compact"/>
            </w:pPr>
            <w:r>
              <w:lastRenderedPageBreak/>
              <w:t>M19, M20</w:t>
            </w:r>
          </w:p>
        </w:tc>
        <w:tc>
          <w:tcPr>
            <w:tcW w:w="0" w:type="auto"/>
          </w:tcPr>
          <w:p w14:paraId="7EED4294" w14:textId="77777777" w:rsidR="008E5555" w:rsidRDefault="00CB5D2C">
            <w:pPr>
              <w:pStyle w:val="Compact"/>
            </w:pPr>
            <w:r>
              <w:t xml:space="preserve">Interaction: temp_min </w:t>
            </w:r>
            <m:oMath>
              <m:r>
                <m:rPr>
                  <m:sty m:val="p"/>
                </m:rPr>
                <w:rPr>
                  <w:rFonts w:ascii="Cambria Math" w:hAnsi="Cambria Math"/>
                </w:rPr>
                <m:t>×</m:t>
              </m:r>
            </m:oMath>
            <w:r>
              <w:t xml:space="preserve"> sum_butterflies_direct_sun (smooth, linear)</w:t>
            </w:r>
          </w:p>
        </w:tc>
      </w:tr>
      <w:tr w:rsidR="008E5555" w14:paraId="57FEF014" w14:textId="77777777">
        <w:tc>
          <w:tcPr>
            <w:tcW w:w="0" w:type="auto"/>
          </w:tcPr>
          <w:p w14:paraId="41989099" w14:textId="77777777" w:rsidR="008E5555" w:rsidRDefault="00CB5D2C">
            <w:pPr>
              <w:pStyle w:val="Compact"/>
            </w:pPr>
            <w:r>
              <w:t>M21, M22</w:t>
            </w:r>
          </w:p>
        </w:tc>
        <w:tc>
          <w:tcPr>
            <w:tcW w:w="0" w:type="auto"/>
          </w:tcPr>
          <w:p w14:paraId="14F00BBC" w14:textId="77777777" w:rsidR="008E5555" w:rsidRDefault="00CB5D2C">
            <w:pPr>
              <w:pStyle w:val="Compact"/>
            </w:pPr>
            <w:r>
              <w:t xml:space="preserve">Interaction: temp_max </w:t>
            </w:r>
            <m:oMath>
              <m:r>
                <m:rPr>
                  <m:sty m:val="p"/>
                </m:rPr>
                <w:rPr>
                  <w:rFonts w:ascii="Cambria Math" w:hAnsi="Cambria Math"/>
                </w:rPr>
                <m:t>×</m:t>
              </m:r>
            </m:oMath>
            <w:r>
              <w:t xml:space="preserve"> temp_at_max_count_t_1 (smooth, linear)</w:t>
            </w:r>
          </w:p>
        </w:tc>
      </w:tr>
      <w:tr w:rsidR="008E5555" w14:paraId="0B40A44F" w14:textId="77777777">
        <w:tc>
          <w:tcPr>
            <w:tcW w:w="0" w:type="auto"/>
          </w:tcPr>
          <w:p w14:paraId="6A4D25BA" w14:textId="77777777" w:rsidR="008E5555" w:rsidRDefault="00CB5D2C">
            <w:pPr>
              <w:pStyle w:val="Compact"/>
            </w:pPr>
            <w:r>
              <w:t>M23, M24</w:t>
            </w:r>
          </w:p>
        </w:tc>
        <w:tc>
          <w:tcPr>
            <w:tcW w:w="0" w:type="auto"/>
          </w:tcPr>
          <w:p w14:paraId="2CAD3114" w14:textId="77777777" w:rsidR="008E5555" w:rsidRDefault="00CB5D2C">
            <w:pPr>
              <w:pStyle w:val="Compact"/>
            </w:pPr>
            <w:r>
              <w:t xml:space="preserve">Interaction: temp_max </w:t>
            </w:r>
            <m:oMath>
              <m:r>
                <m:rPr>
                  <m:sty m:val="p"/>
                </m:rPr>
                <w:rPr>
                  <w:rFonts w:ascii="Cambria Math" w:hAnsi="Cambria Math"/>
                </w:rPr>
                <m:t>×</m:t>
              </m:r>
            </m:oMath>
            <w:r>
              <w:t xml:space="preserve"> wind_max_gust (smooth, linear)</w:t>
            </w:r>
          </w:p>
        </w:tc>
      </w:tr>
      <w:tr w:rsidR="008E5555" w14:paraId="6D4F0D42" w14:textId="77777777">
        <w:tc>
          <w:tcPr>
            <w:tcW w:w="0" w:type="auto"/>
          </w:tcPr>
          <w:p w14:paraId="49EC2E95" w14:textId="77777777" w:rsidR="008E5555" w:rsidRDefault="00CB5D2C">
            <w:pPr>
              <w:pStyle w:val="Compact"/>
            </w:pPr>
            <w:r>
              <w:t>M25, M26</w:t>
            </w:r>
          </w:p>
        </w:tc>
        <w:tc>
          <w:tcPr>
            <w:tcW w:w="0" w:type="auto"/>
          </w:tcPr>
          <w:p w14:paraId="04C3F9B3" w14:textId="77777777" w:rsidR="008E5555" w:rsidRDefault="00CB5D2C">
            <w:pPr>
              <w:pStyle w:val="Compact"/>
            </w:pPr>
            <w:r>
              <w:t xml:space="preserve">Interaction: temp_max </w:t>
            </w:r>
            <m:oMath>
              <m:r>
                <m:rPr>
                  <m:sty m:val="p"/>
                </m:rPr>
                <w:rPr>
                  <w:rFonts w:ascii="Cambria Math" w:hAnsi="Cambria Math"/>
                </w:rPr>
                <m:t>×</m:t>
              </m:r>
            </m:oMath>
            <w:r>
              <w:t xml:space="preserve"> sum_butterflies_direct_sun (smooth, linear)</w:t>
            </w:r>
          </w:p>
        </w:tc>
      </w:tr>
      <w:tr w:rsidR="008E5555" w14:paraId="12310D0D" w14:textId="77777777">
        <w:tc>
          <w:tcPr>
            <w:tcW w:w="0" w:type="auto"/>
          </w:tcPr>
          <w:p w14:paraId="0CBC96E3" w14:textId="77777777" w:rsidR="008E5555" w:rsidRDefault="00CB5D2C">
            <w:pPr>
              <w:pStyle w:val="Compact"/>
            </w:pPr>
            <w:r>
              <w:t>M27, M28</w:t>
            </w:r>
          </w:p>
        </w:tc>
        <w:tc>
          <w:tcPr>
            <w:tcW w:w="0" w:type="auto"/>
          </w:tcPr>
          <w:p w14:paraId="39F54A52" w14:textId="77777777" w:rsidR="008E5555" w:rsidRDefault="00CB5D2C">
            <w:pPr>
              <w:pStyle w:val="Compact"/>
            </w:pPr>
            <w:r>
              <w:t xml:space="preserve">Interaction: temp_at_max_count_t_1 </w:t>
            </w:r>
            <m:oMath>
              <m:r>
                <m:rPr>
                  <m:sty m:val="p"/>
                </m:rPr>
                <w:rPr>
                  <w:rFonts w:ascii="Cambria Math" w:hAnsi="Cambria Math"/>
                </w:rPr>
                <m:t>×</m:t>
              </m:r>
            </m:oMath>
            <w:r>
              <w:t xml:space="preserve"> wind_max_gust (smooth, linear)</w:t>
            </w:r>
          </w:p>
        </w:tc>
      </w:tr>
      <w:tr w:rsidR="008E5555" w14:paraId="73BE23D1" w14:textId="77777777">
        <w:tc>
          <w:tcPr>
            <w:tcW w:w="0" w:type="auto"/>
          </w:tcPr>
          <w:p w14:paraId="7ECE565A" w14:textId="77777777" w:rsidR="008E5555" w:rsidRDefault="00CB5D2C">
            <w:pPr>
              <w:pStyle w:val="Compact"/>
            </w:pPr>
            <w:r>
              <w:t>M29, M30</w:t>
            </w:r>
          </w:p>
        </w:tc>
        <w:tc>
          <w:tcPr>
            <w:tcW w:w="0" w:type="auto"/>
          </w:tcPr>
          <w:p w14:paraId="4CD3C876" w14:textId="77777777" w:rsidR="008E5555" w:rsidRDefault="00CB5D2C">
            <w:pPr>
              <w:pStyle w:val="Compact"/>
            </w:pPr>
            <w:r>
              <w:t xml:space="preserve">Interaction: temp_at_max_count_t_1 </w:t>
            </w:r>
            <m:oMath>
              <m:r>
                <m:rPr>
                  <m:sty m:val="p"/>
                </m:rPr>
                <w:rPr>
                  <w:rFonts w:ascii="Cambria Math" w:hAnsi="Cambria Math"/>
                </w:rPr>
                <m:t>×</m:t>
              </m:r>
            </m:oMath>
            <w:r>
              <w:t xml:space="preserve"> sum_butterflies_direct_sun (smooth, linear)</w:t>
            </w:r>
          </w:p>
        </w:tc>
      </w:tr>
      <w:tr w:rsidR="008E5555" w14:paraId="18DAB443" w14:textId="77777777">
        <w:tc>
          <w:tcPr>
            <w:tcW w:w="0" w:type="auto"/>
          </w:tcPr>
          <w:p w14:paraId="6070F7AB" w14:textId="77777777" w:rsidR="008E5555" w:rsidRDefault="00CB5D2C">
            <w:pPr>
              <w:pStyle w:val="Compact"/>
            </w:pPr>
            <w:r>
              <w:t>M31, M32</w:t>
            </w:r>
          </w:p>
        </w:tc>
        <w:tc>
          <w:tcPr>
            <w:tcW w:w="0" w:type="auto"/>
          </w:tcPr>
          <w:p w14:paraId="68DA46CA" w14:textId="77777777" w:rsidR="008E5555" w:rsidRDefault="00CB5D2C">
            <w:pPr>
              <w:pStyle w:val="Compact"/>
            </w:pPr>
            <w:r>
              <w:t xml:space="preserve">Interaction: wind_max_gust </w:t>
            </w:r>
            <m:oMath>
              <m:r>
                <m:rPr>
                  <m:sty m:val="p"/>
                </m:rPr>
                <w:rPr>
                  <w:rFonts w:ascii="Cambria Math" w:hAnsi="Cambria Math"/>
                </w:rPr>
                <m:t>×</m:t>
              </m:r>
            </m:oMath>
            <w:r>
              <w:t xml:space="preserve"> sum_butterflies_direct_sun (smooth, linear)</w:t>
            </w:r>
          </w:p>
        </w:tc>
      </w:tr>
      <w:tr w:rsidR="008E5555" w14:paraId="5910BF5B" w14:textId="77777777">
        <w:tc>
          <w:tcPr>
            <w:tcW w:w="0" w:type="auto"/>
          </w:tcPr>
          <w:p w14:paraId="19423201" w14:textId="77777777" w:rsidR="008E5555" w:rsidRDefault="00CB5D2C">
            <w:pPr>
              <w:pStyle w:val="Compact"/>
            </w:pPr>
            <w:r>
              <w:t>M33, M34</w:t>
            </w:r>
          </w:p>
        </w:tc>
        <w:tc>
          <w:tcPr>
            <w:tcW w:w="0" w:type="auto"/>
          </w:tcPr>
          <w:p w14:paraId="1B8504AA" w14:textId="77777777" w:rsidR="008E5555" w:rsidRDefault="00CB5D2C">
            <w:pPr>
              <w:pStyle w:val="Compact"/>
            </w:pPr>
            <w:r>
              <w:t>Additive + Interaction: temp_min + temp_max + interaction (smooth, linear)</w:t>
            </w:r>
          </w:p>
        </w:tc>
      </w:tr>
      <w:tr w:rsidR="008E5555" w14:paraId="73C1335B" w14:textId="77777777">
        <w:tc>
          <w:tcPr>
            <w:tcW w:w="0" w:type="auto"/>
          </w:tcPr>
          <w:p w14:paraId="7289D87A" w14:textId="77777777" w:rsidR="008E5555" w:rsidRDefault="00CB5D2C">
            <w:pPr>
              <w:pStyle w:val="Compact"/>
            </w:pPr>
            <w:r>
              <w:t>M35, M36</w:t>
            </w:r>
          </w:p>
        </w:tc>
        <w:tc>
          <w:tcPr>
            <w:tcW w:w="0" w:type="auto"/>
          </w:tcPr>
          <w:p w14:paraId="2D42B908" w14:textId="77777777" w:rsidR="008E5555" w:rsidRDefault="00CB5D2C">
            <w:pPr>
              <w:pStyle w:val="Compact"/>
            </w:pPr>
            <w:r>
              <w:t>Additive + Interaction: temp_min + temp_at_max_count_t_1 + interaction (smooth, linear)</w:t>
            </w:r>
          </w:p>
        </w:tc>
      </w:tr>
      <w:tr w:rsidR="008E5555" w14:paraId="3F819566" w14:textId="77777777">
        <w:tc>
          <w:tcPr>
            <w:tcW w:w="0" w:type="auto"/>
          </w:tcPr>
          <w:p w14:paraId="55DC26E3" w14:textId="77777777" w:rsidR="008E5555" w:rsidRDefault="00CB5D2C">
            <w:pPr>
              <w:pStyle w:val="Compact"/>
            </w:pPr>
            <w:r>
              <w:t>M37, M38</w:t>
            </w:r>
          </w:p>
        </w:tc>
        <w:tc>
          <w:tcPr>
            <w:tcW w:w="0" w:type="auto"/>
          </w:tcPr>
          <w:p w14:paraId="79CCC3D4" w14:textId="77777777" w:rsidR="008E5555" w:rsidRDefault="00CB5D2C">
            <w:pPr>
              <w:pStyle w:val="Compact"/>
            </w:pPr>
            <w:r>
              <w:t>Additive + Interaction: temp_min + wind_max_gust + interaction (smooth, linear)</w:t>
            </w:r>
          </w:p>
        </w:tc>
      </w:tr>
      <w:tr w:rsidR="008E5555" w14:paraId="0BC8863F" w14:textId="77777777">
        <w:tc>
          <w:tcPr>
            <w:tcW w:w="0" w:type="auto"/>
          </w:tcPr>
          <w:p w14:paraId="694D4DC8" w14:textId="77777777" w:rsidR="008E5555" w:rsidRDefault="00CB5D2C">
            <w:pPr>
              <w:pStyle w:val="Compact"/>
            </w:pPr>
            <w:r>
              <w:t>M39, M40</w:t>
            </w:r>
          </w:p>
        </w:tc>
        <w:tc>
          <w:tcPr>
            <w:tcW w:w="0" w:type="auto"/>
          </w:tcPr>
          <w:p w14:paraId="55ADE8CB" w14:textId="77777777" w:rsidR="008E5555" w:rsidRDefault="00CB5D2C">
            <w:pPr>
              <w:pStyle w:val="Compact"/>
            </w:pPr>
            <w:r>
              <w:t>Additive + Interaction: temp_min + sum_butterflies_direct_sun + interaction (smooth, linear)</w:t>
            </w:r>
          </w:p>
        </w:tc>
      </w:tr>
      <w:tr w:rsidR="008E5555" w14:paraId="37207BA9" w14:textId="77777777">
        <w:tc>
          <w:tcPr>
            <w:tcW w:w="0" w:type="auto"/>
          </w:tcPr>
          <w:p w14:paraId="26D2D1D7" w14:textId="77777777" w:rsidR="008E5555" w:rsidRDefault="00CB5D2C">
            <w:pPr>
              <w:pStyle w:val="Compact"/>
            </w:pPr>
            <w:r>
              <w:t>M41, M42</w:t>
            </w:r>
          </w:p>
        </w:tc>
        <w:tc>
          <w:tcPr>
            <w:tcW w:w="0" w:type="auto"/>
          </w:tcPr>
          <w:p w14:paraId="00C8EC5E" w14:textId="77777777" w:rsidR="008E5555" w:rsidRDefault="00CB5D2C">
            <w:pPr>
              <w:pStyle w:val="Compact"/>
            </w:pPr>
            <w:r>
              <w:t>Additive + Interaction: temp_max + temp_at_max_count_t_1 + interaction (smooth, linear)</w:t>
            </w:r>
          </w:p>
        </w:tc>
      </w:tr>
      <w:tr w:rsidR="008E5555" w14:paraId="4026F90C" w14:textId="77777777">
        <w:tc>
          <w:tcPr>
            <w:tcW w:w="0" w:type="auto"/>
          </w:tcPr>
          <w:p w14:paraId="7434CDFF" w14:textId="77777777" w:rsidR="008E5555" w:rsidRDefault="00CB5D2C">
            <w:pPr>
              <w:pStyle w:val="Compact"/>
            </w:pPr>
            <w:r>
              <w:t>M43, M44</w:t>
            </w:r>
          </w:p>
        </w:tc>
        <w:tc>
          <w:tcPr>
            <w:tcW w:w="0" w:type="auto"/>
          </w:tcPr>
          <w:p w14:paraId="28CF9F82" w14:textId="77777777" w:rsidR="008E5555" w:rsidRDefault="00CB5D2C">
            <w:pPr>
              <w:pStyle w:val="Compact"/>
            </w:pPr>
            <w:r>
              <w:t>Additive + Interaction: temp_max + wind_max_gust + interaction (smooth, linear)</w:t>
            </w:r>
          </w:p>
        </w:tc>
      </w:tr>
      <w:tr w:rsidR="008E5555" w14:paraId="6E5747FC" w14:textId="77777777">
        <w:tc>
          <w:tcPr>
            <w:tcW w:w="0" w:type="auto"/>
          </w:tcPr>
          <w:p w14:paraId="322D0B64" w14:textId="77777777" w:rsidR="008E5555" w:rsidRDefault="00CB5D2C">
            <w:pPr>
              <w:pStyle w:val="Compact"/>
            </w:pPr>
            <w:r>
              <w:t>M45, M46</w:t>
            </w:r>
          </w:p>
        </w:tc>
        <w:tc>
          <w:tcPr>
            <w:tcW w:w="0" w:type="auto"/>
          </w:tcPr>
          <w:p w14:paraId="051AC07E" w14:textId="77777777" w:rsidR="008E5555" w:rsidRDefault="00CB5D2C">
            <w:pPr>
              <w:pStyle w:val="Compact"/>
            </w:pPr>
            <w:r>
              <w:t>Additive + Interaction: temp_max + sum_butterflies_direct_sun + interaction (smooth, linear)</w:t>
            </w:r>
          </w:p>
        </w:tc>
      </w:tr>
      <w:tr w:rsidR="008E5555" w14:paraId="347B51D5" w14:textId="77777777">
        <w:tc>
          <w:tcPr>
            <w:tcW w:w="0" w:type="auto"/>
          </w:tcPr>
          <w:p w14:paraId="257180D1" w14:textId="77777777" w:rsidR="008E5555" w:rsidRDefault="00CB5D2C">
            <w:pPr>
              <w:pStyle w:val="Compact"/>
            </w:pPr>
            <w:r>
              <w:t>M47, M48</w:t>
            </w:r>
          </w:p>
        </w:tc>
        <w:tc>
          <w:tcPr>
            <w:tcW w:w="0" w:type="auto"/>
          </w:tcPr>
          <w:p w14:paraId="0E67858E" w14:textId="77777777" w:rsidR="008E5555" w:rsidRDefault="00CB5D2C">
            <w:pPr>
              <w:pStyle w:val="Compact"/>
            </w:pPr>
            <w:r>
              <w:t>Additive + Interaction: temp_at_max_count_t_1 + wind_max_gust + interaction (smooth, linear)</w:t>
            </w:r>
          </w:p>
        </w:tc>
      </w:tr>
      <w:tr w:rsidR="008E5555" w14:paraId="1F265787" w14:textId="77777777">
        <w:tc>
          <w:tcPr>
            <w:tcW w:w="0" w:type="auto"/>
          </w:tcPr>
          <w:p w14:paraId="79FF2986" w14:textId="77777777" w:rsidR="008E5555" w:rsidRDefault="00CB5D2C">
            <w:pPr>
              <w:pStyle w:val="Compact"/>
            </w:pPr>
            <w:r>
              <w:t>M49, M50</w:t>
            </w:r>
          </w:p>
        </w:tc>
        <w:tc>
          <w:tcPr>
            <w:tcW w:w="0" w:type="auto"/>
          </w:tcPr>
          <w:p w14:paraId="4CE8EF04" w14:textId="77777777" w:rsidR="008E5555" w:rsidRDefault="00CB5D2C">
            <w:pPr>
              <w:pStyle w:val="Compact"/>
            </w:pPr>
            <w:r>
              <w:t>Additive + Interaction: temp_at_max_count_t_1 + sum_butterflies_direct_sun + interaction (smooth, linear)</w:t>
            </w:r>
          </w:p>
        </w:tc>
      </w:tr>
      <w:tr w:rsidR="008E5555" w14:paraId="433841B4" w14:textId="77777777">
        <w:tc>
          <w:tcPr>
            <w:tcW w:w="0" w:type="auto"/>
          </w:tcPr>
          <w:p w14:paraId="1CF89F2D" w14:textId="77777777" w:rsidR="008E5555" w:rsidRDefault="00CB5D2C">
            <w:pPr>
              <w:pStyle w:val="Compact"/>
            </w:pPr>
            <w:r>
              <w:t>M51, M52</w:t>
            </w:r>
          </w:p>
        </w:tc>
        <w:tc>
          <w:tcPr>
            <w:tcW w:w="0" w:type="auto"/>
          </w:tcPr>
          <w:p w14:paraId="08FF3F9E" w14:textId="77777777" w:rsidR="008E5555" w:rsidRDefault="00CB5D2C">
            <w:pPr>
              <w:pStyle w:val="Compact"/>
            </w:pPr>
            <w:r>
              <w:t>Additive + Interaction: wind_max_gust + sum_butterflies_direct_sun + interaction (smooth, linear)</w:t>
            </w:r>
          </w:p>
        </w:tc>
      </w:tr>
      <w:tr w:rsidR="008E5555" w14:paraId="2D487919" w14:textId="77777777">
        <w:tc>
          <w:tcPr>
            <w:tcW w:w="0" w:type="auto"/>
          </w:tcPr>
          <w:p w14:paraId="603D5DCC" w14:textId="77777777" w:rsidR="008E5555" w:rsidRDefault="00CB5D2C">
            <w:pPr>
              <w:pStyle w:val="Compact"/>
            </w:pPr>
            <w:r>
              <w:t>M53, M54</w:t>
            </w:r>
          </w:p>
        </w:tc>
        <w:tc>
          <w:tcPr>
            <w:tcW w:w="0" w:type="auto"/>
          </w:tcPr>
          <w:p w14:paraId="2D4438EC" w14:textId="77777777" w:rsidR="008E5555" w:rsidRDefault="00CB5D2C">
            <w:pPr>
              <w:pStyle w:val="Compact"/>
            </w:pPr>
            <w:r>
              <w:t>Additive: All temperature variables (smooth, linear)</w:t>
            </w:r>
          </w:p>
        </w:tc>
      </w:tr>
      <w:tr w:rsidR="008E5555" w14:paraId="457DE4A4" w14:textId="77777777">
        <w:tc>
          <w:tcPr>
            <w:tcW w:w="0" w:type="auto"/>
          </w:tcPr>
          <w:p w14:paraId="505A72DF" w14:textId="77777777" w:rsidR="008E5555" w:rsidRDefault="00CB5D2C">
            <w:pPr>
              <w:pStyle w:val="Compact"/>
            </w:pPr>
            <w:r>
              <w:t>M55, M56</w:t>
            </w:r>
          </w:p>
        </w:tc>
        <w:tc>
          <w:tcPr>
            <w:tcW w:w="0" w:type="auto"/>
          </w:tcPr>
          <w:p w14:paraId="38F5B718" w14:textId="77777777" w:rsidR="008E5555" w:rsidRDefault="00CB5D2C">
            <w:pPr>
              <w:pStyle w:val="Compact"/>
            </w:pPr>
            <w:r>
              <w:t>Additive: temp_min + temp_max (smooth, linear)</w:t>
            </w:r>
          </w:p>
        </w:tc>
      </w:tr>
      <w:tr w:rsidR="008E5555" w14:paraId="0B9E4F44" w14:textId="77777777">
        <w:tc>
          <w:tcPr>
            <w:tcW w:w="0" w:type="auto"/>
          </w:tcPr>
          <w:p w14:paraId="09B94804" w14:textId="77777777" w:rsidR="008E5555" w:rsidRDefault="00CB5D2C">
            <w:pPr>
              <w:pStyle w:val="Compact"/>
            </w:pPr>
            <w:r>
              <w:lastRenderedPageBreak/>
              <w:t>M57, M58</w:t>
            </w:r>
          </w:p>
        </w:tc>
        <w:tc>
          <w:tcPr>
            <w:tcW w:w="0" w:type="auto"/>
          </w:tcPr>
          <w:p w14:paraId="240C6C2A" w14:textId="77777777" w:rsidR="008E5555" w:rsidRDefault="00CB5D2C">
            <w:pPr>
              <w:pStyle w:val="Compact"/>
            </w:pPr>
            <w:r>
              <w:t>Additive: temp_min + wind_max_gust (smooth, linear)</w:t>
            </w:r>
          </w:p>
        </w:tc>
      </w:tr>
      <w:tr w:rsidR="008E5555" w14:paraId="6EC918D4" w14:textId="77777777">
        <w:tc>
          <w:tcPr>
            <w:tcW w:w="0" w:type="auto"/>
          </w:tcPr>
          <w:p w14:paraId="5353AC88" w14:textId="77777777" w:rsidR="008E5555" w:rsidRDefault="00CB5D2C">
            <w:pPr>
              <w:pStyle w:val="Compact"/>
            </w:pPr>
            <w:r>
              <w:t>M59, M60</w:t>
            </w:r>
          </w:p>
        </w:tc>
        <w:tc>
          <w:tcPr>
            <w:tcW w:w="0" w:type="auto"/>
          </w:tcPr>
          <w:p w14:paraId="4C0ECC86" w14:textId="77777777" w:rsidR="008E5555" w:rsidRDefault="00CB5D2C">
            <w:pPr>
              <w:pStyle w:val="Compact"/>
            </w:pPr>
            <w:r>
              <w:t>Additive: temp_max + wind_max_gust (smooth, linear)</w:t>
            </w:r>
          </w:p>
        </w:tc>
      </w:tr>
      <w:tr w:rsidR="008E5555" w14:paraId="6DE40ECB" w14:textId="77777777">
        <w:tc>
          <w:tcPr>
            <w:tcW w:w="0" w:type="auto"/>
          </w:tcPr>
          <w:p w14:paraId="33CA694A" w14:textId="77777777" w:rsidR="008E5555" w:rsidRDefault="00CB5D2C">
            <w:pPr>
              <w:pStyle w:val="Compact"/>
            </w:pPr>
            <w:r>
              <w:t>M61, M62</w:t>
            </w:r>
          </w:p>
        </w:tc>
        <w:tc>
          <w:tcPr>
            <w:tcW w:w="0" w:type="auto"/>
          </w:tcPr>
          <w:p w14:paraId="7736017D" w14:textId="77777777" w:rsidR="008E5555" w:rsidRDefault="00CB5D2C">
            <w:pPr>
              <w:pStyle w:val="Compact"/>
            </w:pPr>
            <w:r>
              <w:t>Additive: temp_at_max_count_t_1 + wind_max_gust (smooth, linear)</w:t>
            </w:r>
          </w:p>
        </w:tc>
      </w:tr>
      <w:tr w:rsidR="008E5555" w14:paraId="243933FA" w14:textId="77777777">
        <w:tc>
          <w:tcPr>
            <w:tcW w:w="0" w:type="auto"/>
          </w:tcPr>
          <w:p w14:paraId="611881A6" w14:textId="77777777" w:rsidR="008E5555" w:rsidRDefault="00CB5D2C">
            <w:pPr>
              <w:pStyle w:val="Compact"/>
            </w:pPr>
            <w:r>
              <w:t>M63, M64</w:t>
            </w:r>
          </w:p>
        </w:tc>
        <w:tc>
          <w:tcPr>
            <w:tcW w:w="0" w:type="auto"/>
          </w:tcPr>
          <w:p w14:paraId="0432998C" w14:textId="77777777" w:rsidR="008E5555" w:rsidRDefault="00CB5D2C">
            <w:pPr>
              <w:pStyle w:val="Compact"/>
            </w:pPr>
            <w:r>
              <w:t>Additive: All temperature + wind (smooth, linear)</w:t>
            </w:r>
          </w:p>
        </w:tc>
      </w:tr>
      <w:tr w:rsidR="008E5555" w14:paraId="2BAC82B7" w14:textId="77777777">
        <w:tc>
          <w:tcPr>
            <w:tcW w:w="0" w:type="auto"/>
          </w:tcPr>
          <w:p w14:paraId="418BC66D" w14:textId="77777777" w:rsidR="008E5555" w:rsidRDefault="00CB5D2C">
            <w:pPr>
              <w:pStyle w:val="Compact"/>
            </w:pPr>
            <w:r>
              <w:t>M65, M66</w:t>
            </w:r>
          </w:p>
        </w:tc>
        <w:tc>
          <w:tcPr>
            <w:tcW w:w="0" w:type="auto"/>
          </w:tcPr>
          <w:p w14:paraId="2A481DD0" w14:textId="77777777" w:rsidR="008E5555" w:rsidRDefault="00CB5D2C">
            <w:pPr>
              <w:pStyle w:val="Compact"/>
            </w:pPr>
            <w:r>
              <w:t>Additive: All predictors (smooth, linear)</w:t>
            </w:r>
          </w:p>
        </w:tc>
      </w:tr>
      <w:tr w:rsidR="008E5555" w14:paraId="30309BFB" w14:textId="77777777">
        <w:tc>
          <w:tcPr>
            <w:tcW w:w="0" w:type="auto"/>
          </w:tcPr>
          <w:p w14:paraId="141F6B45" w14:textId="77777777" w:rsidR="008E5555" w:rsidRDefault="00CB5D2C">
            <w:pPr>
              <w:pStyle w:val="Compact"/>
            </w:pPr>
            <w:r>
              <w:t>M67, M68</w:t>
            </w:r>
          </w:p>
        </w:tc>
        <w:tc>
          <w:tcPr>
            <w:tcW w:w="0" w:type="auto"/>
          </w:tcPr>
          <w:p w14:paraId="1462DFCE" w14:textId="77777777" w:rsidR="008E5555" w:rsidRDefault="00CB5D2C">
            <w:pPr>
              <w:pStyle w:val="Compact"/>
            </w:pPr>
            <w:r>
              <w:t>All temperature main effects + all temperature interactions (smooth, linear)</w:t>
            </w:r>
          </w:p>
        </w:tc>
      </w:tr>
      <w:tr w:rsidR="008E5555" w14:paraId="323E8836" w14:textId="77777777">
        <w:tc>
          <w:tcPr>
            <w:tcW w:w="0" w:type="auto"/>
          </w:tcPr>
          <w:p w14:paraId="53DCC439" w14:textId="77777777" w:rsidR="008E5555" w:rsidRDefault="00CB5D2C">
            <w:pPr>
              <w:pStyle w:val="Compact"/>
            </w:pPr>
            <w:r>
              <w:t>M69, M70</w:t>
            </w:r>
          </w:p>
        </w:tc>
        <w:tc>
          <w:tcPr>
            <w:tcW w:w="0" w:type="auto"/>
          </w:tcPr>
          <w:p w14:paraId="5760A8F4" w14:textId="77777777" w:rsidR="008E5555" w:rsidRDefault="00CB5D2C">
            <w:pPr>
              <w:pStyle w:val="Compact"/>
            </w:pPr>
            <w:r>
              <w:t xml:space="preserve">All main effects + all temperature </w:t>
            </w:r>
            <m:oMath>
              <m:r>
                <m:rPr>
                  <m:sty m:val="p"/>
                </m:rPr>
                <w:rPr>
                  <w:rFonts w:ascii="Cambria Math" w:hAnsi="Cambria Math"/>
                </w:rPr>
                <m:t>×</m:t>
              </m:r>
            </m:oMath>
            <w:r>
              <w:t xml:space="preserve"> wind interactions (smooth, linear)</w:t>
            </w:r>
          </w:p>
        </w:tc>
      </w:tr>
      <w:tr w:rsidR="008E5555" w14:paraId="76A96ACD" w14:textId="77777777">
        <w:tc>
          <w:tcPr>
            <w:tcW w:w="0" w:type="auto"/>
          </w:tcPr>
          <w:p w14:paraId="23FC44DA" w14:textId="77777777" w:rsidR="008E5555" w:rsidRDefault="00CB5D2C">
            <w:pPr>
              <w:pStyle w:val="Compact"/>
            </w:pPr>
            <w:r>
              <w:t>M71, M72</w:t>
            </w:r>
          </w:p>
        </w:tc>
        <w:tc>
          <w:tcPr>
            <w:tcW w:w="0" w:type="auto"/>
          </w:tcPr>
          <w:p w14:paraId="1FEA32BE" w14:textId="77777777" w:rsidR="008E5555" w:rsidRDefault="00CB5D2C">
            <w:pPr>
              <w:pStyle w:val="Compact"/>
            </w:pPr>
            <w:r>
              <w:t>FULL MODEL: All main effects + all two-way interactions (smooth, linear)</w:t>
            </w:r>
          </w:p>
        </w:tc>
      </w:tr>
      <w:tr w:rsidR="008E5555" w14:paraId="3C5BB2EC" w14:textId="77777777">
        <w:tc>
          <w:tcPr>
            <w:tcW w:w="0" w:type="auto"/>
          </w:tcPr>
          <w:p w14:paraId="5C733B20" w14:textId="77777777" w:rsidR="008E5555" w:rsidRDefault="00CB5D2C">
            <w:pPr>
              <w:pStyle w:val="Compact"/>
            </w:pPr>
            <w:r>
              <w:t>M77</w:t>
            </w:r>
          </w:p>
        </w:tc>
        <w:tc>
          <w:tcPr>
            <w:tcW w:w="0" w:type="auto"/>
          </w:tcPr>
          <w:p w14:paraId="4BB00FD1" w14:textId="77777777" w:rsidR="008E5555" w:rsidRDefault="00CB5D2C">
            <w:pPr>
              <w:pStyle w:val="Compact"/>
            </w:pPr>
            <w:r>
              <w:t xml:space="preserve">Linear interaction: wind_max_gust </w:t>
            </w:r>
            <m:oMath>
              <m:r>
                <m:rPr>
                  <m:sty m:val="p"/>
                </m:rPr>
                <w:rPr>
                  <w:rFonts w:ascii="Cambria Math" w:hAnsi="Cambria Math"/>
                </w:rPr>
                <m:t>×</m:t>
              </m:r>
            </m:oMath>
            <w:r>
              <w:t xml:space="preserve"> sum_butterflies_direct_sun</w:t>
            </w:r>
          </w:p>
        </w:tc>
      </w:tr>
      <w:tr w:rsidR="008E5555" w14:paraId="1ABCBBFA" w14:textId="77777777">
        <w:tc>
          <w:tcPr>
            <w:tcW w:w="0" w:type="auto"/>
          </w:tcPr>
          <w:p w14:paraId="24EBD417" w14:textId="77777777" w:rsidR="008E5555" w:rsidRDefault="00CB5D2C">
            <w:pPr>
              <w:pStyle w:val="Compact"/>
            </w:pPr>
            <w:r>
              <w:t>M78</w:t>
            </w:r>
          </w:p>
        </w:tc>
        <w:tc>
          <w:tcPr>
            <w:tcW w:w="0" w:type="auto"/>
          </w:tcPr>
          <w:p w14:paraId="06342D5B" w14:textId="77777777" w:rsidR="008E5555" w:rsidRDefault="00CB5D2C">
            <w:pPr>
              <w:pStyle w:val="Compact"/>
            </w:pPr>
            <w:r>
              <w:t>Linear interaction + temp_min + temp_max</w:t>
            </w:r>
          </w:p>
        </w:tc>
      </w:tr>
    </w:tbl>
    <w:bookmarkEnd w:id="203"/>
    <w:p w14:paraId="558416F9" w14:textId="77777777" w:rsidR="008E5555" w:rsidRDefault="00CB5D2C">
      <w:pPr>
        <w:pStyle w:val="BodyText"/>
      </w:pPr>
      <w:r>
        <w:t xml:space="preserve">Model M32 (Interaction: wind_max_gust </w:t>
      </w:r>
      <m:oMath>
        <m:r>
          <m:rPr>
            <m:sty m:val="p"/>
          </m:rPr>
          <w:rPr>
            <w:rFonts w:ascii="Cambria Math" w:hAnsi="Cambria Math"/>
          </w:rPr>
          <m:t>×</m:t>
        </m:r>
      </m:oMath>
      <w:r>
        <w:t xml:space="preserve"> sum_butterflies_direct_sun with linear baseline) was identified as the best-fit model based on AICc (small-sample corrected AIC). Of the 78 candidate models, 42 converged successfully; models with smooth baseline controls generally failed to converge due to sample size limitations (</w:t>
      </w:r>
      <m:oMath>
        <m:r>
          <w:rPr>
            <w:rFonts w:ascii="Cambria Math" w:hAnsi="Cambria Math"/>
          </w:rPr>
          <m:t>n</m:t>
        </m:r>
      </m:oMath>
      <w:r>
        <w:t xml:space="preserve"> = 96 lag pairs). Complete model selection statistics are reported in the main text.</w:t>
      </w:r>
    </w:p>
    <w:p w14:paraId="47722E4A" w14:textId="77777777" w:rsidR="008E5555" w:rsidRDefault="00CB5D2C">
      <w:pPr>
        <w:pStyle w:val="Heading1"/>
      </w:pPr>
      <w:bookmarkStart w:id="204" w:name="app:24hr_models"/>
      <w:bookmarkEnd w:id="202"/>
      <w:r>
        <w:t>24-Hour Robustness Analysis: Candidate Models</w:t>
      </w:r>
    </w:p>
    <w:p w14:paraId="0266B2F0" w14:textId="77777777" w:rsidR="008E5555" w:rsidRDefault="00CB5D2C">
      <w:pPr>
        <w:pStyle w:val="FirstParagraph"/>
      </w:pPr>
      <w:r>
        <w:t>This appendix documents all candidate models tested in the 24-hour robustness analysis. A total of 76 models were evaluated using a fixed 24-hour weather window to validate findings from the sunset window analysis.</w:t>
      </w:r>
    </w:p>
    <w:p w14:paraId="38EB63CD" w14:textId="77777777" w:rsidR="008E5555" w:rsidRDefault="00CB5D2C">
      <w:pPr>
        <w:pStyle w:val="BodyText"/>
      </w:pPr>
      <w:r>
        <w:rPr>
          <w:b/>
          <w:bCs/>
        </w:rPr>
        <w:t>Model Structure.</w:t>
      </w:r>
      <w:r>
        <w:t xml:space="preserve"> All models used Generalized Additive Mixed Models (GAMM) with the following structure:</w:t>
      </w:r>
    </w:p>
    <w:p w14:paraId="3960754F" w14:textId="77777777" w:rsidR="008E5555" w:rsidRDefault="00CB5D2C">
      <w:pPr>
        <w:numPr>
          <w:ilvl w:val="0"/>
          <w:numId w:val="5"/>
        </w:numPr>
      </w:pPr>
      <w:r>
        <w:rPr>
          <w:b/>
          <w:bCs/>
        </w:rPr>
        <w:t>Response variable</w:t>
      </w:r>
      <w:r>
        <w:t xml:space="preserve">: </w:t>
      </w:r>
      <m:oMath>
        <m:rad>
          <m:radPr>
            <m:degHide m:val="1"/>
            <m:ctrlPr>
              <w:rPr>
                <w:rFonts w:ascii="Cambria Math" w:hAnsi="Cambria Math"/>
              </w:rPr>
            </m:ctrlPr>
          </m:radPr>
          <m:deg/>
          <m:e>
            <m:r>
              <m:rPr>
                <m:sty m:val="p"/>
              </m:rPr>
              <w:rPr>
                <w:rFonts w:ascii="Cambria Math" w:hAnsi="Cambria Math"/>
              </w:rPr>
              <m:t>Δ</m:t>
            </m:r>
            <m:sSub>
              <m:sSubPr>
                <m:ctrlPr>
                  <w:rPr>
                    <w:rFonts w:ascii="Cambria Math" w:hAnsi="Cambria Math"/>
                  </w:rPr>
                </m:ctrlPr>
              </m:sSubPr>
              <m:e>
                <m:r>
                  <m:rPr>
                    <m:nor/>
                  </m:rPr>
                  <m:t>Butterflies</m:t>
                </m:r>
              </m:e>
              <m:sub>
                <m:r>
                  <w:rPr>
                    <w:rFonts w:ascii="Cambria Math" w:hAnsi="Cambria Math"/>
                  </w:rPr>
                  <m:t>95th</m:t>
                </m:r>
              </m:sub>
            </m:sSub>
          </m:e>
        </m:rad>
      </m:oMath>
      <w:r>
        <w:t xml:space="preserve"> (square root of change in 95th percentile butterfly count between days)</w:t>
      </w:r>
    </w:p>
    <w:p w14:paraId="44812D44" w14:textId="77777777" w:rsidR="008E5555" w:rsidRDefault="00CB5D2C">
      <w:pPr>
        <w:numPr>
          <w:ilvl w:val="0"/>
          <w:numId w:val="5"/>
        </w:numPr>
      </w:pPr>
      <w:r>
        <w:rPr>
          <w:b/>
          <w:bCs/>
        </w:rPr>
        <w:t>Random effects</w:t>
      </w:r>
      <w:r>
        <w:t>: Random intercept for deployment site</w:t>
      </w:r>
    </w:p>
    <w:p w14:paraId="2AB2742E" w14:textId="77777777" w:rsidR="008E5555" w:rsidRDefault="00CB5D2C">
      <w:pPr>
        <w:numPr>
          <w:ilvl w:val="0"/>
          <w:numId w:val="5"/>
        </w:numPr>
      </w:pPr>
      <w:r>
        <w:rPr>
          <w:b/>
          <w:bCs/>
        </w:rPr>
        <w:t>Correlation structure</w:t>
      </w:r>
      <w:r>
        <w:t>: AR(1) autocorrelation for temporal dependence</w:t>
      </w:r>
    </w:p>
    <w:p w14:paraId="1B1FC076" w14:textId="77777777" w:rsidR="008E5555" w:rsidRDefault="00CB5D2C">
      <w:pPr>
        <w:numPr>
          <w:ilvl w:val="0"/>
          <w:numId w:val="5"/>
        </w:numPr>
      </w:pPr>
      <w:r>
        <w:rPr>
          <w:b/>
          <w:bCs/>
        </w:rPr>
        <w:lastRenderedPageBreak/>
        <w:t>Estimation method</w:t>
      </w:r>
      <w:r>
        <w:t>: Restricted Maximum Likelihood (REML)</w:t>
      </w:r>
    </w:p>
    <w:p w14:paraId="2C2727BD" w14:textId="77777777" w:rsidR="008E5555" w:rsidRDefault="00CB5D2C">
      <w:pPr>
        <w:pStyle w:val="FirstParagraph"/>
      </w:pPr>
      <w:r>
        <w:rPr>
          <w:b/>
          <w:bCs/>
        </w:rPr>
        <w:t>Variable Definitions.</w:t>
      </w:r>
    </w:p>
    <w:p w14:paraId="752C5254" w14:textId="77777777" w:rsidR="008E5555" w:rsidRDefault="00CB5D2C">
      <w:pPr>
        <w:numPr>
          <w:ilvl w:val="0"/>
          <w:numId w:val="6"/>
        </w:numPr>
      </w:pPr>
      <w:r>
        <w:rPr>
          <w:rStyle w:val="VerbatimChar"/>
        </w:rPr>
        <w:t>max_butterflies_t_1</w:t>
      </w:r>
      <w:r>
        <w:t>: Previous day maximum count (tested as smooth or linear)</w:t>
      </w:r>
    </w:p>
    <w:p w14:paraId="405F4418" w14:textId="77777777" w:rsidR="008E5555" w:rsidRDefault="00CB5D2C">
      <w:pPr>
        <w:numPr>
          <w:ilvl w:val="0"/>
          <w:numId w:val="6"/>
        </w:numPr>
      </w:pPr>
      <w:r>
        <w:rPr>
          <w:rStyle w:val="VerbatimChar"/>
        </w:rPr>
        <w:t>lag_duration_hours</w:t>
      </w:r>
      <w:r>
        <w:t>: Weather window duration (24 hours, constant)</w:t>
      </w:r>
    </w:p>
    <w:p w14:paraId="21C435FF" w14:textId="77777777" w:rsidR="008E5555" w:rsidRDefault="00CB5D2C">
      <w:pPr>
        <w:numPr>
          <w:ilvl w:val="0"/>
          <w:numId w:val="6"/>
        </w:numPr>
      </w:pPr>
      <w:r>
        <w:rPr>
          <w:rStyle w:val="VerbatimChar"/>
        </w:rPr>
        <w:t>temp_min</w:t>
      </w:r>
      <w:r>
        <w:t>: Minimum temperature in 24-hour window (</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C)</w:t>
      </w:r>
    </w:p>
    <w:p w14:paraId="7F5832FA" w14:textId="77777777" w:rsidR="008E5555" w:rsidRDefault="00CB5D2C">
      <w:pPr>
        <w:numPr>
          <w:ilvl w:val="0"/>
          <w:numId w:val="6"/>
        </w:numPr>
      </w:pPr>
      <w:r>
        <w:rPr>
          <w:rStyle w:val="VerbatimChar"/>
        </w:rPr>
        <w:t>temp_max</w:t>
      </w:r>
      <w:r>
        <w:t>: Maximum temperature in 24-hour window (</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C)</w:t>
      </w:r>
    </w:p>
    <w:p w14:paraId="75A89BA0" w14:textId="77777777" w:rsidR="008E5555" w:rsidRDefault="00CB5D2C">
      <w:pPr>
        <w:numPr>
          <w:ilvl w:val="0"/>
          <w:numId w:val="6"/>
        </w:numPr>
      </w:pPr>
      <w:r>
        <w:rPr>
          <w:rStyle w:val="VerbatimChar"/>
        </w:rPr>
        <w:t>temp_at_max_count_t_1</w:t>
      </w:r>
      <w:r>
        <w:t>: Temperature when max count occurred (</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C)</w:t>
      </w:r>
    </w:p>
    <w:p w14:paraId="60673E3C" w14:textId="77777777" w:rsidR="008E5555" w:rsidRDefault="00CB5D2C">
      <w:pPr>
        <w:numPr>
          <w:ilvl w:val="0"/>
          <w:numId w:val="6"/>
        </w:numPr>
      </w:pPr>
      <w:r>
        <w:rPr>
          <w:rStyle w:val="VerbatimChar"/>
        </w:rPr>
        <w:t>wind_max_gust</w:t>
      </w:r>
      <w:r>
        <w:t>: Maximum wind gust in 24-hour window (m/s)</w:t>
      </w:r>
    </w:p>
    <w:p w14:paraId="73CB8066" w14:textId="77777777" w:rsidR="008E5555" w:rsidRDefault="00CB5D2C">
      <w:pPr>
        <w:numPr>
          <w:ilvl w:val="0"/>
          <w:numId w:val="6"/>
        </w:numPr>
      </w:pPr>
      <w:r>
        <w:rPr>
          <w:rStyle w:val="VerbatimChar"/>
        </w:rPr>
        <w:t>sum_butterflies_direct_sun</w:t>
      </w:r>
      <w:r>
        <w:t>: Cumulative butterflies in direct sun</w:t>
      </w:r>
    </w:p>
    <w:p w14:paraId="6109CBE1" w14:textId="77777777" w:rsidR="008E5555" w:rsidRDefault="00CB5D2C">
      <w:pPr>
        <w:numPr>
          <w:ilvl w:val="0"/>
          <w:numId w:val="6"/>
        </w:numPr>
      </w:pPr>
      <w:r>
        <w:rPr>
          <w:rStyle w:val="VerbatimChar"/>
        </w:rPr>
        <w:t>s()</w:t>
      </w:r>
      <w:r>
        <w:t>: Thin-plate regression spline smooth term</w:t>
      </w:r>
    </w:p>
    <w:p w14:paraId="4FDF561F" w14:textId="77777777" w:rsidR="008E5555" w:rsidRDefault="00CB5D2C">
      <w:pPr>
        <w:numPr>
          <w:ilvl w:val="0"/>
          <w:numId w:val="6"/>
        </w:numPr>
      </w:pPr>
      <w:r>
        <w:rPr>
          <w:rStyle w:val="VerbatimChar"/>
        </w:rPr>
        <w:t>ti()</w:t>
      </w:r>
      <w:r>
        <w:t>: Tensor product interaction smooth</w:t>
      </w:r>
    </w:p>
    <w:p w14:paraId="45F7C5DE" w14:textId="77777777" w:rsidR="008E5555" w:rsidRDefault="00CB5D2C">
      <w:pPr>
        <w:pStyle w:val="FirstParagraph"/>
      </w:pPr>
      <w:r>
        <w:rPr>
          <w:b/>
          <w:bCs/>
        </w:rPr>
        <w:t>Candidate Models.</w:t>
      </w:r>
      <w:r>
        <w:t xml:space="preserve"> Models were generated programmatically across seven categories, identical to the sunset window analysis structure. The first number in parentheses indicates models with smooth baseline controls; the second indicates linear baseline controls.</w:t>
      </w:r>
    </w:p>
    <w:p w14:paraId="4D6EB0FC" w14:textId="77777777" w:rsidR="008E5555" w:rsidRDefault="00CB5D2C">
      <w:pPr>
        <w:pStyle w:val="TableCaption"/>
      </w:pPr>
      <w:r>
        <w:t>Complete list of 76 candidate models tested in 24-hour robustness analysis</w:t>
      </w:r>
    </w:p>
    <w:tbl>
      <w:tblPr>
        <w:tblStyle w:val="Table"/>
        <w:tblW w:w="0" w:type="auto"/>
        <w:tblLook w:val="0020" w:firstRow="1" w:lastRow="0" w:firstColumn="0" w:lastColumn="0" w:noHBand="0" w:noVBand="0"/>
        <w:tblCaption w:val="Complete list of 76 candidate models tested in 24-hour robustness analysis"/>
      </w:tblPr>
      <w:tblGrid>
        <w:gridCol w:w="1107"/>
        <w:gridCol w:w="8253"/>
      </w:tblGrid>
      <w:tr w:rsidR="008E5555" w14:paraId="146D951A" w14:textId="77777777" w:rsidTr="008E5555">
        <w:trPr>
          <w:cnfStyle w:val="100000000000" w:firstRow="1" w:lastRow="0" w:firstColumn="0" w:lastColumn="0" w:oddVBand="0" w:evenVBand="0" w:oddHBand="0" w:evenHBand="0" w:firstRowFirstColumn="0" w:firstRowLastColumn="0" w:lastRowFirstColumn="0" w:lastRowLastColumn="0"/>
          <w:tblHeader/>
        </w:trPr>
        <w:tc>
          <w:tcPr>
            <w:tcW w:w="0" w:type="auto"/>
          </w:tcPr>
          <w:p w14:paraId="2A889D7F" w14:textId="77777777" w:rsidR="008E5555" w:rsidRDefault="00CB5D2C">
            <w:pPr>
              <w:pStyle w:val="Compact"/>
            </w:pPr>
            <w:r>
              <w:rPr>
                <w:b/>
                <w:bCs/>
              </w:rPr>
              <w:t>Model</w:t>
            </w:r>
          </w:p>
        </w:tc>
        <w:tc>
          <w:tcPr>
            <w:tcW w:w="0" w:type="auto"/>
          </w:tcPr>
          <w:p w14:paraId="560EE4D5" w14:textId="77777777" w:rsidR="008E5555" w:rsidRDefault="00CB5D2C">
            <w:pPr>
              <w:pStyle w:val="Compact"/>
            </w:pPr>
            <w:r>
              <w:rPr>
                <w:b/>
                <w:bCs/>
              </w:rPr>
              <w:t>Description</w:t>
            </w:r>
          </w:p>
        </w:tc>
      </w:tr>
      <w:tr w:rsidR="008E5555" w14:paraId="0FC7BE8C" w14:textId="77777777">
        <w:tc>
          <w:tcPr>
            <w:tcW w:w="0" w:type="auto"/>
          </w:tcPr>
          <w:p w14:paraId="4AFDB221" w14:textId="77777777" w:rsidR="008E5555" w:rsidRDefault="008E5555">
            <w:pPr>
              <w:pStyle w:val="Compact"/>
            </w:pPr>
          </w:p>
        </w:tc>
        <w:tc>
          <w:tcPr>
            <w:tcW w:w="0" w:type="auto"/>
          </w:tcPr>
          <w:p w14:paraId="01A771DC" w14:textId="77777777" w:rsidR="008E5555" w:rsidRDefault="008E5555">
            <w:pPr>
              <w:pStyle w:val="Compact"/>
            </w:pPr>
          </w:p>
        </w:tc>
      </w:tr>
      <w:tr w:rsidR="008E5555" w14:paraId="01607256" w14:textId="77777777">
        <w:tc>
          <w:tcPr>
            <w:tcW w:w="0" w:type="auto"/>
          </w:tcPr>
          <w:p w14:paraId="7CE5A81F" w14:textId="77777777" w:rsidR="008E5555" w:rsidRDefault="00CB5D2C">
            <w:pPr>
              <w:pStyle w:val="Compact"/>
            </w:pPr>
            <w:r>
              <w:rPr>
                <w:b/>
                <w:bCs/>
              </w:rPr>
              <w:t>Model</w:t>
            </w:r>
          </w:p>
        </w:tc>
        <w:tc>
          <w:tcPr>
            <w:tcW w:w="0" w:type="auto"/>
          </w:tcPr>
          <w:p w14:paraId="116F9980" w14:textId="77777777" w:rsidR="008E5555" w:rsidRDefault="00CB5D2C">
            <w:pPr>
              <w:pStyle w:val="Compact"/>
            </w:pPr>
            <w:r>
              <w:rPr>
                <w:b/>
                <w:bCs/>
              </w:rPr>
              <w:t>Description</w:t>
            </w:r>
          </w:p>
        </w:tc>
      </w:tr>
      <w:tr w:rsidR="008E5555" w14:paraId="35957D60" w14:textId="77777777">
        <w:tc>
          <w:tcPr>
            <w:tcW w:w="0" w:type="auto"/>
          </w:tcPr>
          <w:p w14:paraId="6C0EEE82" w14:textId="77777777" w:rsidR="008E5555" w:rsidRDefault="008E5555">
            <w:pPr>
              <w:pStyle w:val="Compact"/>
            </w:pPr>
          </w:p>
        </w:tc>
        <w:tc>
          <w:tcPr>
            <w:tcW w:w="0" w:type="auto"/>
          </w:tcPr>
          <w:p w14:paraId="13E0E3F2" w14:textId="77777777" w:rsidR="008E5555" w:rsidRDefault="008E5555">
            <w:pPr>
              <w:pStyle w:val="Compact"/>
            </w:pPr>
          </w:p>
        </w:tc>
      </w:tr>
      <w:tr w:rsidR="008E5555" w14:paraId="60612C1B" w14:textId="77777777">
        <w:tc>
          <w:tcPr>
            <w:tcW w:w="0" w:type="auto"/>
          </w:tcPr>
          <w:p w14:paraId="42F7AA23" w14:textId="77777777" w:rsidR="008E5555" w:rsidRDefault="008E5555">
            <w:pPr>
              <w:pStyle w:val="Compact"/>
            </w:pPr>
          </w:p>
        </w:tc>
        <w:tc>
          <w:tcPr>
            <w:tcW w:w="0" w:type="auto"/>
          </w:tcPr>
          <w:p w14:paraId="3246C786" w14:textId="77777777" w:rsidR="008E5555" w:rsidRDefault="008E5555">
            <w:pPr>
              <w:pStyle w:val="Compact"/>
            </w:pPr>
          </w:p>
        </w:tc>
      </w:tr>
      <w:tr w:rsidR="008E5555" w14:paraId="03462EE8" w14:textId="77777777">
        <w:tc>
          <w:tcPr>
            <w:tcW w:w="0" w:type="auto"/>
          </w:tcPr>
          <w:p w14:paraId="0AE5EC24" w14:textId="77777777" w:rsidR="008E5555" w:rsidRDefault="00CB5D2C">
            <w:pPr>
              <w:pStyle w:val="Compact"/>
            </w:pPr>
            <w:r>
              <w:t>M1</w:t>
            </w:r>
          </w:p>
        </w:tc>
        <w:tc>
          <w:tcPr>
            <w:tcW w:w="0" w:type="auto"/>
          </w:tcPr>
          <w:p w14:paraId="31A0DCDF" w14:textId="77777777" w:rsidR="008E5555" w:rsidRDefault="00CB5D2C">
            <w:pPr>
              <w:pStyle w:val="Compact"/>
            </w:pPr>
            <w:r>
              <w:t>Null (smooth baseline)</w:t>
            </w:r>
          </w:p>
        </w:tc>
      </w:tr>
      <w:tr w:rsidR="008E5555" w14:paraId="62A47196" w14:textId="77777777">
        <w:tc>
          <w:tcPr>
            <w:tcW w:w="0" w:type="auto"/>
          </w:tcPr>
          <w:p w14:paraId="3682303B" w14:textId="77777777" w:rsidR="008E5555" w:rsidRDefault="00CB5D2C">
            <w:pPr>
              <w:pStyle w:val="Compact"/>
            </w:pPr>
            <w:r>
              <w:t>M2</w:t>
            </w:r>
          </w:p>
        </w:tc>
        <w:tc>
          <w:tcPr>
            <w:tcW w:w="0" w:type="auto"/>
          </w:tcPr>
          <w:p w14:paraId="3B8118E2" w14:textId="77777777" w:rsidR="008E5555" w:rsidRDefault="00CB5D2C">
            <w:pPr>
              <w:pStyle w:val="Compact"/>
            </w:pPr>
            <w:r>
              <w:t>Null (linear baseline)</w:t>
            </w:r>
          </w:p>
        </w:tc>
      </w:tr>
      <w:tr w:rsidR="008E5555" w14:paraId="130997C5" w14:textId="77777777">
        <w:tc>
          <w:tcPr>
            <w:tcW w:w="0" w:type="auto"/>
          </w:tcPr>
          <w:p w14:paraId="59A67F60" w14:textId="77777777" w:rsidR="008E5555" w:rsidRDefault="008E5555">
            <w:pPr>
              <w:pStyle w:val="Compact"/>
            </w:pPr>
          </w:p>
        </w:tc>
        <w:tc>
          <w:tcPr>
            <w:tcW w:w="0" w:type="auto"/>
          </w:tcPr>
          <w:p w14:paraId="637177B0" w14:textId="77777777" w:rsidR="008E5555" w:rsidRDefault="008E5555">
            <w:pPr>
              <w:pStyle w:val="Compact"/>
            </w:pPr>
          </w:p>
        </w:tc>
      </w:tr>
      <w:tr w:rsidR="008E5555" w14:paraId="30D34A2E" w14:textId="77777777">
        <w:tc>
          <w:tcPr>
            <w:tcW w:w="0" w:type="auto"/>
          </w:tcPr>
          <w:p w14:paraId="72102B91" w14:textId="77777777" w:rsidR="008E5555" w:rsidRDefault="00CB5D2C">
            <w:pPr>
              <w:pStyle w:val="Compact"/>
            </w:pPr>
            <w:r>
              <w:t>M3, M4</w:t>
            </w:r>
          </w:p>
        </w:tc>
        <w:tc>
          <w:tcPr>
            <w:tcW w:w="0" w:type="auto"/>
          </w:tcPr>
          <w:p w14:paraId="7164530F" w14:textId="77777777" w:rsidR="008E5555" w:rsidRDefault="00CB5D2C">
            <w:pPr>
              <w:pStyle w:val="Compact"/>
            </w:pPr>
            <w:r>
              <w:t>Single: temp_min (smooth, linear)</w:t>
            </w:r>
          </w:p>
        </w:tc>
      </w:tr>
      <w:tr w:rsidR="008E5555" w14:paraId="6B2511B3" w14:textId="77777777">
        <w:tc>
          <w:tcPr>
            <w:tcW w:w="0" w:type="auto"/>
          </w:tcPr>
          <w:p w14:paraId="34D1978F" w14:textId="77777777" w:rsidR="008E5555" w:rsidRDefault="00CB5D2C">
            <w:pPr>
              <w:pStyle w:val="Compact"/>
            </w:pPr>
            <w:r>
              <w:t>M5, M6</w:t>
            </w:r>
          </w:p>
        </w:tc>
        <w:tc>
          <w:tcPr>
            <w:tcW w:w="0" w:type="auto"/>
          </w:tcPr>
          <w:p w14:paraId="67B02269" w14:textId="77777777" w:rsidR="008E5555" w:rsidRDefault="00CB5D2C">
            <w:pPr>
              <w:pStyle w:val="Compact"/>
            </w:pPr>
            <w:r>
              <w:t>Single: temp_max (smooth, linear)</w:t>
            </w:r>
          </w:p>
        </w:tc>
      </w:tr>
      <w:tr w:rsidR="008E5555" w14:paraId="323BC6C5" w14:textId="77777777">
        <w:tc>
          <w:tcPr>
            <w:tcW w:w="0" w:type="auto"/>
          </w:tcPr>
          <w:p w14:paraId="0824EE07" w14:textId="77777777" w:rsidR="008E5555" w:rsidRDefault="00CB5D2C">
            <w:pPr>
              <w:pStyle w:val="Compact"/>
            </w:pPr>
            <w:r>
              <w:t>M7, M8</w:t>
            </w:r>
          </w:p>
        </w:tc>
        <w:tc>
          <w:tcPr>
            <w:tcW w:w="0" w:type="auto"/>
          </w:tcPr>
          <w:p w14:paraId="0BCC2889" w14:textId="77777777" w:rsidR="008E5555" w:rsidRDefault="00CB5D2C">
            <w:pPr>
              <w:pStyle w:val="Compact"/>
            </w:pPr>
            <w:r>
              <w:t>Single: temp_at_max_count_t_1 (smooth, linear)</w:t>
            </w:r>
          </w:p>
        </w:tc>
      </w:tr>
      <w:tr w:rsidR="008E5555" w14:paraId="7DD0FD5B" w14:textId="77777777">
        <w:tc>
          <w:tcPr>
            <w:tcW w:w="0" w:type="auto"/>
          </w:tcPr>
          <w:p w14:paraId="3A45337B" w14:textId="77777777" w:rsidR="008E5555" w:rsidRDefault="00CB5D2C">
            <w:pPr>
              <w:pStyle w:val="Compact"/>
            </w:pPr>
            <w:r>
              <w:t>M9, M10</w:t>
            </w:r>
          </w:p>
        </w:tc>
        <w:tc>
          <w:tcPr>
            <w:tcW w:w="0" w:type="auto"/>
          </w:tcPr>
          <w:p w14:paraId="0BD4CD34" w14:textId="77777777" w:rsidR="008E5555" w:rsidRDefault="00CB5D2C">
            <w:pPr>
              <w:pStyle w:val="Compact"/>
            </w:pPr>
            <w:r>
              <w:t>Single: wind_max_gust (smooth, linear)</w:t>
            </w:r>
          </w:p>
        </w:tc>
      </w:tr>
      <w:tr w:rsidR="008E5555" w14:paraId="5ED690A8" w14:textId="77777777">
        <w:tc>
          <w:tcPr>
            <w:tcW w:w="0" w:type="auto"/>
          </w:tcPr>
          <w:p w14:paraId="55949879" w14:textId="77777777" w:rsidR="008E5555" w:rsidRDefault="00CB5D2C">
            <w:pPr>
              <w:pStyle w:val="Compact"/>
            </w:pPr>
            <w:r>
              <w:t>M11, M12</w:t>
            </w:r>
          </w:p>
        </w:tc>
        <w:tc>
          <w:tcPr>
            <w:tcW w:w="0" w:type="auto"/>
          </w:tcPr>
          <w:p w14:paraId="40AA42EF" w14:textId="77777777" w:rsidR="008E5555" w:rsidRDefault="00CB5D2C">
            <w:pPr>
              <w:pStyle w:val="Compact"/>
            </w:pPr>
            <w:r>
              <w:t>Single: sum_butterflies_direct_sun (smooth, linear)</w:t>
            </w:r>
          </w:p>
        </w:tc>
      </w:tr>
      <w:tr w:rsidR="008E5555" w14:paraId="20899CC9" w14:textId="77777777">
        <w:tc>
          <w:tcPr>
            <w:tcW w:w="0" w:type="auto"/>
          </w:tcPr>
          <w:p w14:paraId="687861F5" w14:textId="77777777" w:rsidR="008E5555" w:rsidRDefault="008E5555">
            <w:pPr>
              <w:pStyle w:val="Compact"/>
            </w:pPr>
          </w:p>
        </w:tc>
        <w:tc>
          <w:tcPr>
            <w:tcW w:w="0" w:type="auto"/>
          </w:tcPr>
          <w:p w14:paraId="6D52E78A" w14:textId="77777777" w:rsidR="008E5555" w:rsidRDefault="008E5555">
            <w:pPr>
              <w:pStyle w:val="Compact"/>
            </w:pPr>
          </w:p>
        </w:tc>
      </w:tr>
      <w:tr w:rsidR="008E5555" w14:paraId="68873D7F" w14:textId="77777777">
        <w:tc>
          <w:tcPr>
            <w:tcW w:w="0" w:type="auto"/>
          </w:tcPr>
          <w:p w14:paraId="5A50840A" w14:textId="77777777" w:rsidR="008E5555" w:rsidRDefault="00CB5D2C">
            <w:pPr>
              <w:pStyle w:val="Compact"/>
            </w:pPr>
            <w:r>
              <w:lastRenderedPageBreak/>
              <w:t>M13, M14</w:t>
            </w:r>
          </w:p>
        </w:tc>
        <w:tc>
          <w:tcPr>
            <w:tcW w:w="0" w:type="auto"/>
          </w:tcPr>
          <w:p w14:paraId="5DE6563D" w14:textId="77777777" w:rsidR="008E5555" w:rsidRDefault="00CB5D2C">
            <w:pPr>
              <w:pStyle w:val="Compact"/>
            </w:pPr>
            <w:r>
              <w:t xml:space="preserve">Interaction: temp_min </w:t>
            </w:r>
            <m:oMath>
              <m:r>
                <m:rPr>
                  <m:sty m:val="p"/>
                </m:rPr>
                <w:rPr>
                  <w:rFonts w:ascii="Cambria Math" w:hAnsi="Cambria Math"/>
                </w:rPr>
                <m:t>×</m:t>
              </m:r>
            </m:oMath>
            <w:r>
              <w:t xml:space="preserve"> temp_max (smooth, linear)</w:t>
            </w:r>
          </w:p>
        </w:tc>
      </w:tr>
      <w:tr w:rsidR="008E5555" w14:paraId="3DA7ABA8" w14:textId="77777777">
        <w:tc>
          <w:tcPr>
            <w:tcW w:w="0" w:type="auto"/>
          </w:tcPr>
          <w:p w14:paraId="274F1B16" w14:textId="77777777" w:rsidR="008E5555" w:rsidRDefault="00CB5D2C">
            <w:pPr>
              <w:pStyle w:val="Compact"/>
            </w:pPr>
            <w:r>
              <w:t>M15, M16</w:t>
            </w:r>
          </w:p>
        </w:tc>
        <w:tc>
          <w:tcPr>
            <w:tcW w:w="0" w:type="auto"/>
          </w:tcPr>
          <w:p w14:paraId="20CEEEB0" w14:textId="77777777" w:rsidR="008E5555" w:rsidRDefault="00CB5D2C">
            <w:pPr>
              <w:pStyle w:val="Compact"/>
            </w:pPr>
            <w:r>
              <w:t xml:space="preserve">Interaction: temp_min </w:t>
            </w:r>
            <m:oMath>
              <m:r>
                <m:rPr>
                  <m:sty m:val="p"/>
                </m:rPr>
                <w:rPr>
                  <w:rFonts w:ascii="Cambria Math" w:hAnsi="Cambria Math"/>
                </w:rPr>
                <m:t>×</m:t>
              </m:r>
            </m:oMath>
            <w:r>
              <w:t xml:space="preserve"> temp_at_max_count_t_1 (smooth, linear)</w:t>
            </w:r>
          </w:p>
        </w:tc>
      </w:tr>
      <w:tr w:rsidR="008E5555" w14:paraId="0B66E757" w14:textId="77777777">
        <w:tc>
          <w:tcPr>
            <w:tcW w:w="0" w:type="auto"/>
          </w:tcPr>
          <w:p w14:paraId="64711E13" w14:textId="77777777" w:rsidR="008E5555" w:rsidRDefault="00CB5D2C">
            <w:pPr>
              <w:pStyle w:val="Compact"/>
            </w:pPr>
            <w:r>
              <w:t>M17, M18</w:t>
            </w:r>
          </w:p>
        </w:tc>
        <w:tc>
          <w:tcPr>
            <w:tcW w:w="0" w:type="auto"/>
          </w:tcPr>
          <w:p w14:paraId="629BBB22" w14:textId="77777777" w:rsidR="008E5555" w:rsidRDefault="00CB5D2C">
            <w:pPr>
              <w:pStyle w:val="Compact"/>
            </w:pPr>
            <w:r>
              <w:t xml:space="preserve">Interaction: temp_min </w:t>
            </w:r>
            <m:oMath>
              <m:r>
                <m:rPr>
                  <m:sty m:val="p"/>
                </m:rPr>
                <w:rPr>
                  <w:rFonts w:ascii="Cambria Math" w:hAnsi="Cambria Math"/>
                </w:rPr>
                <m:t>×</m:t>
              </m:r>
            </m:oMath>
            <w:r>
              <w:t xml:space="preserve"> wind_max_gust (smooth, linear)</w:t>
            </w:r>
          </w:p>
        </w:tc>
      </w:tr>
      <w:tr w:rsidR="008E5555" w14:paraId="64F29A2F" w14:textId="77777777">
        <w:tc>
          <w:tcPr>
            <w:tcW w:w="0" w:type="auto"/>
          </w:tcPr>
          <w:p w14:paraId="05C59BDF" w14:textId="77777777" w:rsidR="008E5555" w:rsidRDefault="00CB5D2C">
            <w:pPr>
              <w:pStyle w:val="Compact"/>
            </w:pPr>
            <w:r>
              <w:t>M19, M20</w:t>
            </w:r>
          </w:p>
        </w:tc>
        <w:tc>
          <w:tcPr>
            <w:tcW w:w="0" w:type="auto"/>
          </w:tcPr>
          <w:p w14:paraId="08F97462" w14:textId="77777777" w:rsidR="008E5555" w:rsidRDefault="00CB5D2C">
            <w:pPr>
              <w:pStyle w:val="Compact"/>
            </w:pPr>
            <w:r>
              <w:t xml:space="preserve">Interaction: temp_min </w:t>
            </w:r>
            <m:oMath>
              <m:r>
                <m:rPr>
                  <m:sty m:val="p"/>
                </m:rPr>
                <w:rPr>
                  <w:rFonts w:ascii="Cambria Math" w:hAnsi="Cambria Math"/>
                </w:rPr>
                <m:t>×</m:t>
              </m:r>
            </m:oMath>
            <w:r>
              <w:t xml:space="preserve"> sum_butterflies_direct_sun (smooth, linear)</w:t>
            </w:r>
          </w:p>
        </w:tc>
      </w:tr>
      <w:tr w:rsidR="008E5555" w14:paraId="56F162B2" w14:textId="77777777">
        <w:tc>
          <w:tcPr>
            <w:tcW w:w="0" w:type="auto"/>
          </w:tcPr>
          <w:p w14:paraId="4A11DAF6" w14:textId="77777777" w:rsidR="008E5555" w:rsidRDefault="00CB5D2C">
            <w:pPr>
              <w:pStyle w:val="Compact"/>
            </w:pPr>
            <w:r>
              <w:t>M21, M22</w:t>
            </w:r>
          </w:p>
        </w:tc>
        <w:tc>
          <w:tcPr>
            <w:tcW w:w="0" w:type="auto"/>
          </w:tcPr>
          <w:p w14:paraId="2A09D9B3" w14:textId="77777777" w:rsidR="008E5555" w:rsidRDefault="00CB5D2C">
            <w:pPr>
              <w:pStyle w:val="Compact"/>
            </w:pPr>
            <w:r>
              <w:t xml:space="preserve">Interaction: temp_max </w:t>
            </w:r>
            <m:oMath>
              <m:r>
                <m:rPr>
                  <m:sty m:val="p"/>
                </m:rPr>
                <w:rPr>
                  <w:rFonts w:ascii="Cambria Math" w:hAnsi="Cambria Math"/>
                </w:rPr>
                <m:t>×</m:t>
              </m:r>
            </m:oMath>
            <w:r>
              <w:t xml:space="preserve"> temp_at_max_count_t_1 (smooth, linear)</w:t>
            </w:r>
          </w:p>
        </w:tc>
      </w:tr>
      <w:tr w:rsidR="008E5555" w14:paraId="4C51E096" w14:textId="77777777">
        <w:tc>
          <w:tcPr>
            <w:tcW w:w="0" w:type="auto"/>
          </w:tcPr>
          <w:p w14:paraId="05642920" w14:textId="77777777" w:rsidR="008E5555" w:rsidRDefault="00CB5D2C">
            <w:pPr>
              <w:pStyle w:val="Compact"/>
            </w:pPr>
            <w:r>
              <w:t>M23, M24</w:t>
            </w:r>
          </w:p>
        </w:tc>
        <w:tc>
          <w:tcPr>
            <w:tcW w:w="0" w:type="auto"/>
          </w:tcPr>
          <w:p w14:paraId="6E8A57A9" w14:textId="77777777" w:rsidR="008E5555" w:rsidRDefault="00CB5D2C">
            <w:pPr>
              <w:pStyle w:val="Compact"/>
            </w:pPr>
            <w:r>
              <w:t xml:space="preserve">Interaction: temp_max </w:t>
            </w:r>
            <m:oMath>
              <m:r>
                <m:rPr>
                  <m:sty m:val="p"/>
                </m:rPr>
                <w:rPr>
                  <w:rFonts w:ascii="Cambria Math" w:hAnsi="Cambria Math"/>
                </w:rPr>
                <m:t>×</m:t>
              </m:r>
            </m:oMath>
            <w:r>
              <w:t xml:space="preserve"> wind_max_gust (smooth, linear)</w:t>
            </w:r>
          </w:p>
        </w:tc>
      </w:tr>
      <w:tr w:rsidR="008E5555" w14:paraId="418AD6AC" w14:textId="77777777">
        <w:tc>
          <w:tcPr>
            <w:tcW w:w="0" w:type="auto"/>
          </w:tcPr>
          <w:p w14:paraId="7C21AD6F" w14:textId="77777777" w:rsidR="008E5555" w:rsidRDefault="00CB5D2C">
            <w:pPr>
              <w:pStyle w:val="Compact"/>
            </w:pPr>
            <w:r>
              <w:t>M25, M26</w:t>
            </w:r>
          </w:p>
        </w:tc>
        <w:tc>
          <w:tcPr>
            <w:tcW w:w="0" w:type="auto"/>
          </w:tcPr>
          <w:p w14:paraId="33077E73" w14:textId="77777777" w:rsidR="008E5555" w:rsidRDefault="00CB5D2C">
            <w:pPr>
              <w:pStyle w:val="Compact"/>
            </w:pPr>
            <w:r>
              <w:t xml:space="preserve">Interaction: temp_max </w:t>
            </w:r>
            <m:oMath>
              <m:r>
                <m:rPr>
                  <m:sty m:val="p"/>
                </m:rPr>
                <w:rPr>
                  <w:rFonts w:ascii="Cambria Math" w:hAnsi="Cambria Math"/>
                </w:rPr>
                <m:t>×</m:t>
              </m:r>
            </m:oMath>
            <w:r>
              <w:t xml:space="preserve"> sum_butterflies_direct_sun (smooth, linear)</w:t>
            </w:r>
          </w:p>
        </w:tc>
      </w:tr>
      <w:tr w:rsidR="008E5555" w14:paraId="2B04484E" w14:textId="77777777">
        <w:tc>
          <w:tcPr>
            <w:tcW w:w="0" w:type="auto"/>
          </w:tcPr>
          <w:p w14:paraId="065A569C" w14:textId="77777777" w:rsidR="008E5555" w:rsidRDefault="00CB5D2C">
            <w:pPr>
              <w:pStyle w:val="Compact"/>
            </w:pPr>
            <w:r>
              <w:t>M27, M28</w:t>
            </w:r>
          </w:p>
        </w:tc>
        <w:tc>
          <w:tcPr>
            <w:tcW w:w="0" w:type="auto"/>
          </w:tcPr>
          <w:p w14:paraId="52B95525" w14:textId="77777777" w:rsidR="008E5555" w:rsidRDefault="00CB5D2C">
            <w:pPr>
              <w:pStyle w:val="Compact"/>
            </w:pPr>
            <w:r>
              <w:t xml:space="preserve">Interaction: temp_at_max_count_t_1 </w:t>
            </w:r>
            <m:oMath>
              <m:r>
                <m:rPr>
                  <m:sty m:val="p"/>
                </m:rPr>
                <w:rPr>
                  <w:rFonts w:ascii="Cambria Math" w:hAnsi="Cambria Math"/>
                </w:rPr>
                <m:t>×</m:t>
              </m:r>
            </m:oMath>
            <w:r>
              <w:t xml:space="preserve"> wind_max_gust (smooth, linear)</w:t>
            </w:r>
          </w:p>
        </w:tc>
      </w:tr>
      <w:tr w:rsidR="008E5555" w14:paraId="2A8F507C" w14:textId="77777777">
        <w:tc>
          <w:tcPr>
            <w:tcW w:w="0" w:type="auto"/>
          </w:tcPr>
          <w:p w14:paraId="5E56A656" w14:textId="77777777" w:rsidR="008E5555" w:rsidRDefault="00CB5D2C">
            <w:pPr>
              <w:pStyle w:val="Compact"/>
            </w:pPr>
            <w:r>
              <w:t>M29, M30</w:t>
            </w:r>
          </w:p>
        </w:tc>
        <w:tc>
          <w:tcPr>
            <w:tcW w:w="0" w:type="auto"/>
          </w:tcPr>
          <w:p w14:paraId="3D380E74" w14:textId="77777777" w:rsidR="008E5555" w:rsidRDefault="00CB5D2C">
            <w:pPr>
              <w:pStyle w:val="Compact"/>
            </w:pPr>
            <w:r>
              <w:t xml:space="preserve">Interaction: temp_at_max_count_t_1 </w:t>
            </w:r>
            <m:oMath>
              <m:r>
                <m:rPr>
                  <m:sty m:val="p"/>
                </m:rPr>
                <w:rPr>
                  <w:rFonts w:ascii="Cambria Math" w:hAnsi="Cambria Math"/>
                </w:rPr>
                <m:t>×</m:t>
              </m:r>
            </m:oMath>
            <w:r>
              <w:t xml:space="preserve"> sum_butterflies_direct_sun (smooth, linear)</w:t>
            </w:r>
          </w:p>
        </w:tc>
      </w:tr>
      <w:tr w:rsidR="008E5555" w14:paraId="36F0A973" w14:textId="77777777">
        <w:tc>
          <w:tcPr>
            <w:tcW w:w="0" w:type="auto"/>
          </w:tcPr>
          <w:p w14:paraId="570F5E71" w14:textId="77777777" w:rsidR="008E5555" w:rsidRDefault="00CB5D2C">
            <w:pPr>
              <w:pStyle w:val="Compact"/>
            </w:pPr>
            <w:r>
              <w:t>M31, M32</w:t>
            </w:r>
          </w:p>
        </w:tc>
        <w:tc>
          <w:tcPr>
            <w:tcW w:w="0" w:type="auto"/>
          </w:tcPr>
          <w:p w14:paraId="03A6F424" w14:textId="77777777" w:rsidR="008E5555" w:rsidRDefault="00CB5D2C">
            <w:pPr>
              <w:pStyle w:val="Compact"/>
            </w:pPr>
            <w:r>
              <w:t xml:space="preserve">Interaction: wind_max_gust </w:t>
            </w:r>
            <m:oMath>
              <m:r>
                <m:rPr>
                  <m:sty m:val="p"/>
                </m:rPr>
                <w:rPr>
                  <w:rFonts w:ascii="Cambria Math" w:hAnsi="Cambria Math"/>
                </w:rPr>
                <m:t>×</m:t>
              </m:r>
            </m:oMath>
            <w:r>
              <w:t xml:space="preserve"> sum_butterflies_direct_sun (smooth, linear)</w:t>
            </w:r>
          </w:p>
        </w:tc>
      </w:tr>
      <w:tr w:rsidR="008E5555" w14:paraId="4435F6AB" w14:textId="77777777">
        <w:tc>
          <w:tcPr>
            <w:tcW w:w="0" w:type="auto"/>
          </w:tcPr>
          <w:p w14:paraId="49A1663C" w14:textId="77777777" w:rsidR="008E5555" w:rsidRDefault="008E5555">
            <w:pPr>
              <w:pStyle w:val="Compact"/>
            </w:pPr>
          </w:p>
        </w:tc>
        <w:tc>
          <w:tcPr>
            <w:tcW w:w="0" w:type="auto"/>
          </w:tcPr>
          <w:p w14:paraId="4FDBF43F" w14:textId="77777777" w:rsidR="008E5555" w:rsidRDefault="008E5555">
            <w:pPr>
              <w:pStyle w:val="Compact"/>
            </w:pPr>
          </w:p>
        </w:tc>
      </w:tr>
      <w:tr w:rsidR="008E5555" w14:paraId="26A36ABA" w14:textId="77777777">
        <w:tc>
          <w:tcPr>
            <w:tcW w:w="0" w:type="auto"/>
          </w:tcPr>
          <w:p w14:paraId="6544D988" w14:textId="77777777" w:rsidR="008E5555" w:rsidRDefault="00CB5D2C">
            <w:pPr>
              <w:pStyle w:val="Compact"/>
            </w:pPr>
            <w:r>
              <w:t>M33, M34</w:t>
            </w:r>
          </w:p>
        </w:tc>
        <w:tc>
          <w:tcPr>
            <w:tcW w:w="0" w:type="auto"/>
          </w:tcPr>
          <w:p w14:paraId="1D5A2753" w14:textId="77777777" w:rsidR="008E5555" w:rsidRDefault="00CB5D2C">
            <w:pPr>
              <w:pStyle w:val="Compact"/>
            </w:pPr>
            <w:r>
              <w:t>Additive + Interaction: temp_min + temp_max + interaction (smooth, linear)</w:t>
            </w:r>
          </w:p>
        </w:tc>
      </w:tr>
      <w:tr w:rsidR="008E5555" w14:paraId="5C4808C8" w14:textId="77777777">
        <w:tc>
          <w:tcPr>
            <w:tcW w:w="0" w:type="auto"/>
          </w:tcPr>
          <w:p w14:paraId="664237A9" w14:textId="77777777" w:rsidR="008E5555" w:rsidRDefault="00CB5D2C">
            <w:pPr>
              <w:pStyle w:val="Compact"/>
            </w:pPr>
            <w:r>
              <w:t>M35, M36</w:t>
            </w:r>
          </w:p>
        </w:tc>
        <w:tc>
          <w:tcPr>
            <w:tcW w:w="0" w:type="auto"/>
          </w:tcPr>
          <w:p w14:paraId="155E4349" w14:textId="77777777" w:rsidR="008E5555" w:rsidRDefault="00CB5D2C">
            <w:pPr>
              <w:pStyle w:val="Compact"/>
            </w:pPr>
            <w:r>
              <w:t>Additive + Interaction: temp_min + temp_at_max_count_t_1 + interaction (smooth, linear)</w:t>
            </w:r>
          </w:p>
        </w:tc>
      </w:tr>
      <w:tr w:rsidR="008E5555" w14:paraId="12B2FFE5" w14:textId="77777777">
        <w:tc>
          <w:tcPr>
            <w:tcW w:w="0" w:type="auto"/>
          </w:tcPr>
          <w:p w14:paraId="5285C283" w14:textId="77777777" w:rsidR="008E5555" w:rsidRDefault="00CB5D2C">
            <w:pPr>
              <w:pStyle w:val="Compact"/>
            </w:pPr>
            <w:r>
              <w:t>M37, M38</w:t>
            </w:r>
          </w:p>
        </w:tc>
        <w:tc>
          <w:tcPr>
            <w:tcW w:w="0" w:type="auto"/>
          </w:tcPr>
          <w:p w14:paraId="7083FDF8" w14:textId="77777777" w:rsidR="008E5555" w:rsidRDefault="00CB5D2C">
            <w:pPr>
              <w:pStyle w:val="Compact"/>
            </w:pPr>
            <w:r>
              <w:t>Additive + Interaction: temp_min + wind_max_gust + interaction (smooth, linear)</w:t>
            </w:r>
          </w:p>
        </w:tc>
      </w:tr>
      <w:tr w:rsidR="008E5555" w14:paraId="3C2ED792" w14:textId="77777777">
        <w:tc>
          <w:tcPr>
            <w:tcW w:w="0" w:type="auto"/>
          </w:tcPr>
          <w:p w14:paraId="780F9DC6" w14:textId="77777777" w:rsidR="008E5555" w:rsidRDefault="00CB5D2C">
            <w:pPr>
              <w:pStyle w:val="Compact"/>
            </w:pPr>
            <w:r>
              <w:t>M39, M40</w:t>
            </w:r>
          </w:p>
        </w:tc>
        <w:tc>
          <w:tcPr>
            <w:tcW w:w="0" w:type="auto"/>
          </w:tcPr>
          <w:p w14:paraId="0A24ADDE" w14:textId="77777777" w:rsidR="008E5555" w:rsidRDefault="00CB5D2C">
            <w:pPr>
              <w:pStyle w:val="Compact"/>
            </w:pPr>
            <w:r>
              <w:t>Additive + Interaction: temp_min + sum_butterflies_direct_sun + interaction (smooth, linear)</w:t>
            </w:r>
          </w:p>
        </w:tc>
      </w:tr>
      <w:tr w:rsidR="008E5555" w14:paraId="0F7B42BE" w14:textId="77777777">
        <w:tc>
          <w:tcPr>
            <w:tcW w:w="0" w:type="auto"/>
          </w:tcPr>
          <w:p w14:paraId="6C10BF2C" w14:textId="77777777" w:rsidR="008E5555" w:rsidRDefault="00CB5D2C">
            <w:pPr>
              <w:pStyle w:val="Compact"/>
            </w:pPr>
            <w:r>
              <w:t>M41, M42</w:t>
            </w:r>
          </w:p>
        </w:tc>
        <w:tc>
          <w:tcPr>
            <w:tcW w:w="0" w:type="auto"/>
          </w:tcPr>
          <w:p w14:paraId="5982F198" w14:textId="77777777" w:rsidR="008E5555" w:rsidRDefault="00CB5D2C">
            <w:pPr>
              <w:pStyle w:val="Compact"/>
            </w:pPr>
            <w:r>
              <w:t>Additive + Interaction: temp_max + temp_at_max_count_t_1 + interaction (smooth, linear)</w:t>
            </w:r>
          </w:p>
        </w:tc>
      </w:tr>
      <w:tr w:rsidR="008E5555" w14:paraId="183451DC" w14:textId="77777777">
        <w:tc>
          <w:tcPr>
            <w:tcW w:w="0" w:type="auto"/>
          </w:tcPr>
          <w:p w14:paraId="06BC236E" w14:textId="77777777" w:rsidR="008E5555" w:rsidRDefault="00CB5D2C">
            <w:pPr>
              <w:pStyle w:val="Compact"/>
            </w:pPr>
            <w:r>
              <w:t>M43, M44</w:t>
            </w:r>
          </w:p>
        </w:tc>
        <w:tc>
          <w:tcPr>
            <w:tcW w:w="0" w:type="auto"/>
          </w:tcPr>
          <w:p w14:paraId="7AA7F379" w14:textId="77777777" w:rsidR="008E5555" w:rsidRDefault="00CB5D2C">
            <w:pPr>
              <w:pStyle w:val="Compact"/>
            </w:pPr>
            <w:r>
              <w:t>Additive + Interaction: temp_max + wind_max_gust + interaction (smooth, linear)</w:t>
            </w:r>
          </w:p>
        </w:tc>
      </w:tr>
      <w:tr w:rsidR="008E5555" w14:paraId="5870E257" w14:textId="77777777">
        <w:tc>
          <w:tcPr>
            <w:tcW w:w="0" w:type="auto"/>
          </w:tcPr>
          <w:p w14:paraId="2A3523CA" w14:textId="77777777" w:rsidR="008E5555" w:rsidRDefault="00CB5D2C">
            <w:pPr>
              <w:pStyle w:val="Compact"/>
            </w:pPr>
            <w:r>
              <w:t>M45, M46</w:t>
            </w:r>
          </w:p>
        </w:tc>
        <w:tc>
          <w:tcPr>
            <w:tcW w:w="0" w:type="auto"/>
          </w:tcPr>
          <w:p w14:paraId="53AABF11" w14:textId="77777777" w:rsidR="008E5555" w:rsidRDefault="00CB5D2C">
            <w:pPr>
              <w:pStyle w:val="Compact"/>
            </w:pPr>
            <w:r>
              <w:t>Additive + Interaction: temp_max + sum_butterflies_direct_sun + interaction (smooth, linear)</w:t>
            </w:r>
          </w:p>
        </w:tc>
      </w:tr>
      <w:tr w:rsidR="008E5555" w14:paraId="667A2D49" w14:textId="77777777">
        <w:tc>
          <w:tcPr>
            <w:tcW w:w="0" w:type="auto"/>
          </w:tcPr>
          <w:p w14:paraId="7DA80469" w14:textId="77777777" w:rsidR="008E5555" w:rsidRDefault="00CB5D2C">
            <w:pPr>
              <w:pStyle w:val="Compact"/>
            </w:pPr>
            <w:r>
              <w:t>M47, M48</w:t>
            </w:r>
          </w:p>
        </w:tc>
        <w:tc>
          <w:tcPr>
            <w:tcW w:w="0" w:type="auto"/>
          </w:tcPr>
          <w:p w14:paraId="31BE240F" w14:textId="77777777" w:rsidR="008E5555" w:rsidRDefault="00CB5D2C">
            <w:pPr>
              <w:pStyle w:val="Compact"/>
            </w:pPr>
            <w:r>
              <w:t>Additive + Interaction: temp_at_max_count_t_1 + wind_max_gust + interaction (smooth, linear)</w:t>
            </w:r>
          </w:p>
        </w:tc>
      </w:tr>
      <w:tr w:rsidR="008E5555" w14:paraId="15EFEE20" w14:textId="77777777">
        <w:tc>
          <w:tcPr>
            <w:tcW w:w="0" w:type="auto"/>
          </w:tcPr>
          <w:p w14:paraId="7828418D" w14:textId="77777777" w:rsidR="008E5555" w:rsidRDefault="00CB5D2C">
            <w:pPr>
              <w:pStyle w:val="Compact"/>
            </w:pPr>
            <w:r>
              <w:lastRenderedPageBreak/>
              <w:t>M49, M50</w:t>
            </w:r>
          </w:p>
        </w:tc>
        <w:tc>
          <w:tcPr>
            <w:tcW w:w="0" w:type="auto"/>
          </w:tcPr>
          <w:p w14:paraId="3B67BDFA" w14:textId="77777777" w:rsidR="008E5555" w:rsidRDefault="00CB5D2C">
            <w:pPr>
              <w:pStyle w:val="Compact"/>
            </w:pPr>
            <w:r>
              <w:t>Additive + Interaction: temp_at_max_count_t_1 + sum_butterflies_direct_sun + interaction (smooth, linear)</w:t>
            </w:r>
          </w:p>
        </w:tc>
      </w:tr>
      <w:tr w:rsidR="008E5555" w14:paraId="754BE4AC" w14:textId="77777777">
        <w:tc>
          <w:tcPr>
            <w:tcW w:w="0" w:type="auto"/>
          </w:tcPr>
          <w:p w14:paraId="308EEDFC" w14:textId="77777777" w:rsidR="008E5555" w:rsidRDefault="00CB5D2C">
            <w:pPr>
              <w:pStyle w:val="Compact"/>
            </w:pPr>
            <w:r>
              <w:t>M51, M52</w:t>
            </w:r>
          </w:p>
        </w:tc>
        <w:tc>
          <w:tcPr>
            <w:tcW w:w="0" w:type="auto"/>
          </w:tcPr>
          <w:p w14:paraId="764CA466" w14:textId="77777777" w:rsidR="008E5555" w:rsidRDefault="00CB5D2C">
            <w:pPr>
              <w:pStyle w:val="Compact"/>
            </w:pPr>
            <w:r>
              <w:t>Additive + Interaction: wind_max_gust + sum_butterflies_direct_sun + interaction (smooth, linear)</w:t>
            </w:r>
          </w:p>
        </w:tc>
      </w:tr>
      <w:tr w:rsidR="008E5555" w14:paraId="217001E9" w14:textId="77777777">
        <w:tc>
          <w:tcPr>
            <w:tcW w:w="0" w:type="auto"/>
          </w:tcPr>
          <w:p w14:paraId="7B9091D8" w14:textId="77777777" w:rsidR="008E5555" w:rsidRDefault="008E5555">
            <w:pPr>
              <w:pStyle w:val="Compact"/>
            </w:pPr>
          </w:p>
        </w:tc>
        <w:tc>
          <w:tcPr>
            <w:tcW w:w="0" w:type="auto"/>
          </w:tcPr>
          <w:p w14:paraId="7437F2F1" w14:textId="77777777" w:rsidR="008E5555" w:rsidRDefault="008E5555">
            <w:pPr>
              <w:pStyle w:val="Compact"/>
            </w:pPr>
          </w:p>
        </w:tc>
      </w:tr>
      <w:tr w:rsidR="008E5555" w14:paraId="60852471" w14:textId="77777777">
        <w:tc>
          <w:tcPr>
            <w:tcW w:w="0" w:type="auto"/>
          </w:tcPr>
          <w:p w14:paraId="610612F2" w14:textId="77777777" w:rsidR="008E5555" w:rsidRDefault="00CB5D2C">
            <w:pPr>
              <w:pStyle w:val="Compact"/>
            </w:pPr>
            <w:r>
              <w:t>M53, M54</w:t>
            </w:r>
          </w:p>
        </w:tc>
        <w:tc>
          <w:tcPr>
            <w:tcW w:w="0" w:type="auto"/>
          </w:tcPr>
          <w:p w14:paraId="4111BCCF" w14:textId="77777777" w:rsidR="008E5555" w:rsidRDefault="00CB5D2C">
            <w:pPr>
              <w:pStyle w:val="Compact"/>
            </w:pPr>
            <w:r>
              <w:t>Additive: All temperature variables (smooth, linear)</w:t>
            </w:r>
          </w:p>
        </w:tc>
      </w:tr>
      <w:tr w:rsidR="008E5555" w14:paraId="11695108" w14:textId="77777777">
        <w:tc>
          <w:tcPr>
            <w:tcW w:w="0" w:type="auto"/>
          </w:tcPr>
          <w:p w14:paraId="6ED3FBAF" w14:textId="77777777" w:rsidR="008E5555" w:rsidRDefault="00CB5D2C">
            <w:pPr>
              <w:pStyle w:val="Compact"/>
            </w:pPr>
            <w:r>
              <w:t>M55, M56</w:t>
            </w:r>
          </w:p>
        </w:tc>
        <w:tc>
          <w:tcPr>
            <w:tcW w:w="0" w:type="auto"/>
          </w:tcPr>
          <w:p w14:paraId="556B5359" w14:textId="77777777" w:rsidR="008E5555" w:rsidRDefault="00CB5D2C">
            <w:pPr>
              <w:pStyle w:val="Compact"/>
            </w:pPr>
            <w:r>
              <w:t>Additive: temp_min + temp_max (smooth, linear)</w:t>
            </w:r>
          </w:p>
        </w:tc>
      </w:tr>
      <w:tr w:rsidR="008E5555" w14:paraId="54289ED5" w14:textId="77777777">
        <w:tc>
          <w:tcPr>
            <w:tcW w:w="0" w:type="auto"/>
          </w:tcPr>
          <w:p w14:paraId="10564F44" w14:textId="77777777" w:rsidR="008E5555" w:rsidRDefault="00CB5D2C">
            <w:pPr>
              <w:pStyle w:val="Compact"/>
            </w:pPr>
            <w:r>
              <w:t>M57, M58</w:t>
            </w:r>
          </w:p>
        </w:tc>
        <w:tc>
          <w:tcPr>
            <w:tcW w:w="0" w:type="auto"/>
          </w:tcPr>
          <w:p w14:paraId="5A2B8F63" w14:textId="77777777" w:rsidR="008E5555" w:rsidRDefault="00CB5D2C">
            <w:pPr>
              <w:pStyle w:val="Compact"/>
            </w:pPr>
            <w:r>
              <w:t>Additive: temp_min + wind_max_gust (smooth, linear)</w:t>
            </w:r>
          </w:p>
        </w:tc>
      </w:tr>
      <w:tr w:rsidR="008E5555" w14:paraId="6326BEE0" w14:textId="77777777">
        <w:tc>
          <w:tcPr>
            <w:tcW w:w="0" w:type="auto"/>
          </w:tcPr>
          <w:p w14:paraId="3562315D" w14:textId="77777777" w:rsidR="008E5555" w:rsidRDefault="00CB5D2C">
            <w:pPr>
              <w:pStyle w:val="Compact"/>
            </w:pPr>
            <w:r>
              <w:t>M59, M60</w:t>
            </w:r>
          </w:p>
        </w:tc>
        <w:tc>
          <w:tcPr>
            <w:tcW w:w="0" w:type="auto"/>
          </w:tcPr>
          <w:p w14:paraId="130C8A6A" w14:textId="77777777" w:rsidR="008E5555" w:rsidRDefault="00CB5D2C">
            <w:pPr>
              <w:pStyle w:val="Compact"/>
            </w:pPr>
            <w:r>
              <w:t>Additive: temp_max + wind_max_gust (smooth, linear)</w:t>
            </w:r>
          </w:p>
        </w:tc>
      </w:tr>
      <w:tr w:rsidR="008E5555" w14:paraId="29CC862E" w14:textId="77777777">
        <w:tc>
          <w:tcPr>
            <w:tcW w:w="0" w:type="auto"/>
          </w:tcPr>
          <w:p w14:paraId="60758452" w14:textId="77777777" w:rsidR="008E5555" w:rsidRDefault="00CB5D2C">
            <w:pPr>
              <w:pStyle w:val="Compact"/>
            </w:pPr>
            <w:r>
              <w:t>M61, M62</w:t>
            </w:r>
          </w:p>
        </w:tc>
        <w:tc>
          <w:tcPr>
            <w:tcW w:w="0" w:type="auto"/>
          </w:tcPr>
          <w:p w14:paraId="17621BAD" w14:textId="77777777" w:rsidR="008E5555" w:rsidRDefault="00CB5D2C">
            <w:pPr>
              <w:pStyle w:val="Compact"/>
            </w:pPr>
            <w:r>
              <w:t>Additive: temp_at_max_count_t_1 + wind_max_gust (smooth, linear)</w:t>
            </w:r>
          </w:p>
        </w:tc>
      </w:tr>
      <w:tr w:rsidR="008E5555" w14:paraId="7178CE10" w14:textId="77777777">
        <w:tc>
          <w:tcPr>
            <w:tcW w:w="0" w:type="auto"/>
          </w:tcPr>
          <w:p w14:paraId="26444D62" w14:textId="77777777" w:rsidR="008E5555" w:rsidRDefault="00CB5D2C">
            <w:pPr>
              <w:pStyle w:val="Compact"/>
            </w:pPr>
            <w:r>
              <w:t>M63, M64</w:t>
            </w:r>
          </w:p>
        </w:tc>
        <w:tc>
          <w:tcPr>
            <w:tcW w:w="0" w:type="auto"/>
          </w:tcPr>
          <w:p w14:paraId="255964B2" w14:textId="77777777" w:rsidR="008E5555" w:rsidRDefault="00CB5D2C">
            <w:pPr>
              <w:pStyle w:val="Compact"/>
            </w:pPr>
            <w:r>
              <w:t>Additive: All temperature + wind (smooth, linear)</w:t>
            </w:r>
          </w:p>
        </w:tc>
      </w:tr>
      <w:tr w:rsidR="008E5555" w14:paraId="79154675" w14:textId="77777777">
        <w:tc>
          <w:tcPr>
            <w:tcW w:w="0" w:type="auto"/>
          </w:tcPr>
          <w:p w14:paraId="42862E01" w14:textId="77777777" w:rsidR="008E5555" w:rsidRDefault="00CB5D2C">
            <w:pPr>
              <w:pStyle w:val="Compact"/>
            </w:pPr>
            <w:r>
              <w:t>M65, M66</w:t>
            </w:r>
          </w:p>
        </w:tc>
        <w:tc>
          <w:tcPr>
            <w:tcW w:w="0" w:type="auto"/>
          </w:tcPr>
          <w:p w14:paraId="309FAF4F" w14:textId="77777777" w:rsidR="008E5555" w:rsidRDefault="00CB5D2C">
            <w:pPr>
              <w:pStyle w:val="Compact"/>
            </w:pPr>
            <w:r>
              <w:t>Additive: All predictors (smooth, linear)</w:t>
            </w:r>
          </w:p>
        </w:tc>
      </w:tr>
      <w:tr w:rsidR="008E5555" w14:paraId="73BC7512" w14:textId="77777777">
        <w:tc>
          <w:tcPr>
            <w:tcW w:w="0" w:type="auto"/>
          </w:tcPr>
          <w:p w14:paraId="403CF1C3" w14:textId="77777777" w:rsidR="008E5555" w:rsidRDefault="008E5555">
            <w:pPr>
              <w:pStyle w:val="Compact"/>
            </w:pPr>
          </w:p>
        </w:tc>
        <w:tc>
          <w:tcPr>
            <w:tcW w:w="0" w:type="auto"/>
          </w:tcPr>
          <w:p w14:paraId="7D139808" w14:textId="77777777" w:rsidR="008E5555" w:rsidRDefault="008E5555">
            <w:pPr>
              <w:pStyle w:val="Compact"/>
            </w:pPr>
          </w:p>
        </w:tc>
      </w:tr>
      <w:tr w:rsidR="008E5555" w14:paraId="1B45BDFD" w14:textId="77777777">
        <w:tc>
          <w:tcPr>
            <w:tcW w:w="0" w:type="auto"/>
          </w:tcPr>
          <w:p w14:paraId="1FE431A5" w14:textId="77777777" w:rsidR="008E5555" w:rsidRDefault="00CB5D2C">
            <w:pPr>
              <w:pStyle w:val="Compact"/>
            </w:pPr>
            <w:r>
              <w:t>M67, M68</w:t>
            </w:r>
          </w:p>
        </w:tc>
        <w:tc>
          <w:tcPr>
            <w:tcW w:w="0" w:type="auto"/>
          </w:tcPr>
          <w:p w14:paraId="10515565" w14:textId="77777777" w:rsidR="008E5555" w:rsidRDefault="00CB5D2C">
            <w:pPr>
              <w:pStyle w:val="Compact"/>
            </w:pPr>
            <w:r>
              <w:t>All temperature main effects + all temperature interactions (smooth, linear)</w:t>
            </w:r>
          </w:p>
        </w:tc>
      </w:tr>
      <w:tr w:rsidR="008E5555" w14:paraId="7E34E9E3" w14:textId="77777777">
        <w:tc>
          <w:tcPr>
            <w:tcW w:w="0" w:type="auto"/>
          </w:tcPr>
          <w:p w14:paraId="5D965286" w14:textId="77777777" w:rsidR="008E5555" w:rsidRDefault="00CB5D2C">
            <w:pPr>
              <w:pStyle w:val="Compact"/>
            </w:pPr>
            <w:r>
              <w:t>M69, M70</w:t>
            </w:r>
          </w:p>
        </w:tc>
        <w:tc>
          <w:tcPr>
            <w:tcW w:w="0" w:type="auto"/>
          </w:tcPr>
          <w:p w14:paraId="6AE8C0AF" w14:textId="77777777" w:rsidR="008E5555" w:rsidRDefault="00CB5D2C">
            <w:pPr>
              <w:pStyle w:val="Compact"/>
            </w:pPr>
            <w:r>
              <w:t xml:space="preserve">All main effects + all temperature </w:t>
            </w:r>
            <m:oMath>
              <m:r>
                <m:rPr>
                  <m:sty m:val="p"/>
                </m:rPr>
                <w:rPr>
                  <w:rFonts w:ascii="Cambria Math" w:hAnsi="Cambria Math"/>
                </w:rPr>
                <m:t>×</m:t>
              </m:r>
            </m:oMath>
            <w:r>
              <w:t xml:space="preserve"> wind interactions (smooth, linear)</w:t>
            </w:r>
          </w:p>
        </w:tc>
      </w:tr>
      <w:tr w:rsidR="008E5555" w14:paraId="16757344" w14:textId="77777777">
        <w:tc>
          <w:tcPr>
            <w:tcW w:w="0" w:type="auto"/>
          </w:tcPr>
          <w:p w14:paraId="4EFDB475" w14:textId="77777777" w:rsidR="008E5555" w:rsidRDefault="00CB5D2C">
            <w:pPr>
              <w:pStyle w:val="Compact"/>
            </w:pPr>
            <w:r>
              <w:t>M71, M72</w:t>
            </w:r>
          </w:p>
        </w:tc>
        <w:tc>
          <w:tcPr>
            <w:tcW w:w="0" w:type="auto"/>
          </w:tcPr>
          <w:p w14:paraId="7600C43E" w14:textId="77777777" w:rsidR="008E5555" w:rsidRDefault="00CB5D2C">
            <w:pPr>
              <w:pStyle w:val="Compact"/>
            </w:pPr>
            <w:r>
              <w:t>FULL MODEL: All main effects + all two-way interactions (smooth, linear)</w:t>
            </w:r>
          </w:p>
        </w:tc>
      </w:tr>
      <w:tr w:rsidR="008E5555" w14:paraId="442C1636" w14:textId="77777777">
        <w:tc>
          <w:tcPr>
            <w:tcW w:w="0" w:type="auto"/>
          </w:tcPr>
          <w:p w14:paraId="32D3AB08" w14:textId="77777777" w:rsidR="008E5555" w:rsidRDefault="008E5555">
            <w:pPr>
              <w:pStyle w:val="Compact"/>
            </w:pPr>
          </w:p>
        </w:tc>
        <w:tc>
          <w:tcPr>
            <w:tcW w:w="0" w:type="auto"/>
          </w:tcPr>
          <w:p w14:paraId="7D5515A3" w14:textId="77777777" w:rsidR="008E5555" w:rsidRDefault="008E5555">
            <w:pPr>
              <w:pStyle w:val="Compact"/>
            </w:pPr>
          </w:p>
        </w:tc>
      </w:tr>
      <w:tr w:rsidR="008E5555" w14:paraId="41C51AAB" w14:textId="77777777">
        <w:tc>
          <w:tcPr>
            <w:tcW w:w="0" w:type="auto"/>
          </w:tcPr>
          <w:p w14:paraId="6A5CE32A" w14:textId="77777777" w:rsidR="008E5555" w:rsidRDefault="00CB5D2C">
            <w:pPr>
              <w:pStyle w:val="Compact"/>
            </w:pPr>
            <w:r>
              <w:t>M73</w:t>
            </w:r>
          </w:p>
        </w:tc>
        <w:tc>
          <w:tcPr>
            <w:tcW w:w="0" w:type="auto"/>
          </w:tcPr>
          <w:p w14:paraId="0883C264" w14:textId="77777777" w:rsidR="008E5555" w:rsidRDefault="00CB5D2C">
            <w:pPr>
              <w:pStyle w:val="Compact"/>
            </w:pPr>
            <w:r>
              <w:t xml:space="preserve">Linear interaction: wind_max_gust </w:t>
            </w:r>
            <m:oMath>
              <m:r>
                <m:rPr>
                  <m:sty m:val="p"/>
                </m:rPr>
                <w:rPr>
                  <w:rFonts w:ascii="Cambria Math" w:hAnsi="Cambria Math"/>
                </w:rPr>
                <m:t>×</m:t>
              </m:r>
            </m:oMath>
            <w:r>
              <w:t xml:space="preserve"> sum_butterflies_direct_sun (smooth baseline)</w:t>
            </w:r>
          </w:p>
        </w:tc>
      </w:tr>
      <w:tr w:rsidR="008E5555" w14:paraId="2A42B3AB" w14:textId="77777777">
        <w:tc>
          <w:tcPr>
            <w:tcW w:w="0" w:type="auto"/>
          </w:tcPr>
          <w:p w14:paraId="419CEFA2" w14:textId="77777777" w:rsidR="008E5555" w:rsidRDefault="00CB5D2C">
            <w:pPr>
              <w:pStyle w:val="Compact"/>
            </w:pPr>
            <w:r>
              <w:t>M74</w:t>
            </w:r>
          </w:p>
        </w:tc>
        <w:tc>
          <w:tcPr>
            <w:tcW w:w="0" w:type="auto"/>
          </w:tcPr>
          <w:p w14:paraId="3CA1E7B4" w14:textId="77777777" w:rsidR="008E5555" w:rsidRDefault="00CB5D2C">
            <w:pPr>
              <w:pStyle w:val="Compact"/>
            </w:pPr>
            <w:r>
              <w:t xml:space="preserve">Linear interaction: wind_max_gust </w:t>
            </w:r>
            <m:oMath>
              <m:r>
                <m:rPr>
                  <m:sty m:val="p"/>
                </m:rPr>
                <w:rPr>
                  <w:rFonts w:ascii="Cambria Math" w:hAnsi="Cambria Math"/>
                </w:rPr>
                <m:t>×</m:t>
              </m:r>
            </m:oMath>
            <w:r>
              <w:t xml:space="preserve"> sum_butterflies_direct_sun (linear baseline)</w:t>
            </w:r>
          </w:p>
        </w:tc>
      </w:tr>
      <w:tr w:rsidR="008E5555" w14:paraId="0BB1DE2A" w14:textId="77777777">
        <w:tc>
          <w:tcPr>
            <w:tcW w:w="0" w:type="auto"/>
          </w:tcPr>
          <w:p w14:paraId="5BF36157" w14:textId="77777777" w:rsidR="008E5555" w:rsidRDefault="00CB5D2C">
            <w:pPr>
              <w:pStyle w:val="Compact"/>
            </w:pPr>
            <w:r>
              <w:t>M75</w:t>
            </w:r>
          </w:p>
        </w:tc>
        <w:tc>
          <w:tcPr>
            <w:tcW w:w="0" w:type="auto"/>
          </w:tcPr>
          <w:p w14:paraId="22EA259E" w14:textId="77777777" w:rsidR="008E5555" w:rsidRDefault="00CB5D2C">
            <w:pPr>
              <w:pStyle w:val="Compact"/>
            </w:pPr>
            <w:r>
              <w:t>Linear interaction + temp_min + temp_max (smooth baseline)</w:t>
            </w:r>
          </w:p>
        </w:tc>
      </w:tr>
      <w:tr w:rsidR="008E5555" w14:paraId="1520B63B" w14:textId="77777777">
        <w:tc>
          <w:tcPr>
            <w:tcW w:w="0" w:type="auto"/>
          </w:tcPr>
          <w:p w14:paraId="41A4BAD6" w14:textId="77777777" w:rsidR="008E5555" w:rsidRDefault="00CB5D2C">
            <w:pPr>
              <w:pStyle w:val="Compact"/>
            </w:pPr>
            <w:r>
              <w:t>M76</w:t>
            </w:r>
          </w:p>
        </w:tc>
        <w:tc>
          <w:tcPr>
            <w:tcW w:w="0" w:type="auto"/>
          </w:tcPr>
          <w:p w14:paraId="67A08BD1" w14:textId="77777777" w:rsidR="008E5555" w:rsidRDefault="00CB5D2C">
            <w:pPr>
              <w:pStyle w:val="Compact"/>
            </w:pPr>
            <w:r>
              <w:t>Linear interaction + temp_min + temp_max (linear baseline)</w:t>
            </w:r>
          </w:p>
        </w:tc>
      </w:tr>
    </w:tbl>
    <w:p w14:paraId="22FBBF17" w14:textId="77777777" w:rsidR="008E5555" w:rsidRDefault="00CB5D2C">
      <w:pPr>
        <w:pStyle w:val="BodyText"/>
      </w:pPr>
      <w:r>
        <w:t xml:space="preserve">Model M31 (Interaction: wind_max_gust </w:t>
      </w:r>
      <m:oMath>
        <m:r>
          <m:rPr>
            <m:sty m:val="p"/>
          </m:rPr>
          <w:rPr>
            <w:rFonts w:ascii="Cambria Math" w:hAnsi="Cambria Math"/>
          </w:rPr>
          <m:t>×</m:t>
        </m:r>
      </m:oMath>
      <w:r>
        <w:t xml:space="preserve"> sum_butterflies_direct_sun with smooth baseline) was identified as the best-fit model based on AICc. Of the 76 candidate models, 72 converged successfully. This analysis validated the key finding from the sunset window </w:t>
      </w:r>
      <w:r>
        <w:lastRenderedPageBreak/>
        <w:t>analysis: the interaction between wind and direct sun exposure is the strongest predictor of roost abandonment. Complete model selection statistics are reported in the main text.</w:t>
      </w:r>
    </w:p>
    <w:p w14:paraId="2EDE9E0A" w14:textId="77777777" w:rsidR="008E5555" w:rsidRDefault="00CB5D2C">
      <w:pPr>
        <w:pStyle w:val="Bibliography"/>
      </w:pPr>
      <w:bookmarkStart w:id="205" w:name="Xffa57fe2d4179832de4aae7f55825d81419881f"/>
      <w:bookmarkStart w:id="206" w:name="refs"/>
      <w:bookmarkEnd w:id="204"/>
      <w:r>
        <w:t xml:space="preserve">Alonso-Mejia, Alfonso, and Alfredo Arellano-Guillermo. 1992. “Influence of Temperature, Surface Body Moisture and Height Aboveground on Survival of Monarch Butterflies Overwintering in Mexico.” </w:t>
      </w:r>
      <w:r>
        <w:rPr>
          <w:i/>
          <w:iCs/>
        </w:rPr>
        <w:t>Biotropica</w:t>
      </w:r>
      <w:r>
        <w:t xml:space="preserve"> 24 (3): 415–19. </w:t>
      </w:r>
      <w:hyperlink r:id="rId24">
        <w:r w:rsidR="008E5555">
          <w:rPr>
            <w:rStyle w:val="Hyperlink"/>
          </w:rPr>
          <w:t>https://doi.org/10.2307/2388612</w:t>
        </w:r>
      </w:hyperlink>
      <w:r>
        <w:t>.</w:t>
      </w:r>
    </w:p>
    <w:p w14:paraId="2D61A074" w14:textId="77777777" w:rsidR="008E5555" w:rsidRDefault="00CB5D2C">
      <w:pPr>
        <w:pStyle w:val="Bibliography"/>
      </w:pPr>
      <w:bookmarkStart w:id="207" w:name="X63568f551c17312e6e30ca2d78871f819f2e018"/>
      <w:bookmarkEnd w:id="205"/>
      <w:r>
        <w:t xml:space="preserve">Althouse &amp; Meade, Inc., and Creekside Science. 2023. </w:t>
      </w:r>
      <w:r>
        <w:rPr>
          <w:i/>
          <w:iCs/>
        </w:rPr>
        <w:t>Ellwood Mesa/Sperling Preserve Open Space Monarch Butterfly Overwintering Habitat Analysis and Recommendations For Restoration</w:t>
      </w:r>
      <w:r>
        <w:t>. City of Goleta - Public Works Department.</w:t>
      </w:r>
    </w:p>
    <w:p w14:paraId="15554C2C" w14:textId="77777777" w:rsidR="008E5555" w:rsidRDefault="00CB5D2C">
      <w:pPr>
        <w:pStyle w:val="Bibliography"/>
      </w:pPr>
      <w:bookmarkStart w:id="208" w:name="Xbe493e5c033e1c67ff84a16426ca957066d9860"/>
      <w:bookmarkEnd w:id="207"/>
      <w:r>
        <w:t xml:space="preserve">Anderson, J. B., and L. P. Brower. 1996. “Freeze-Protection of Overwintering Monarch Butterflies in Mexico: Critical Role of the Forest as a Blanket and an Umbrella.” </w:t>
      </w:r>
      <w:r>
        <w:rPr>
          <w:i/>
          <w:iCs/>
        </w:rPr>
        <w:t>Ecological Entomology</w:t>
      </w:r>
      <w:r>
        <w:t xml:space="preserve"> 21 (2): 107–16. </w:t>
      </w:r>
      <w:hyperlink r:id="rId25">
        <w:r w:rsidR="008E5555">
          <w:rPr>
            <w:rStyle w:val="Hyperlink"/>
          </w:rPr>
          <w:t>https://doi.org/10.1111/j.1365-2311.1996.tb01177.x</w:t>
        </w:r>
      </w:hyperlink>
      <w:r>
        <w:t>.</w:t>
      </w:r>
    </w:p>
    <w:p w14:paraId="0457F926" w14:textId="77777777" w:rsidR="008E5555" w:rsidRDefault="00CB5D2C">
      <w:pPr>
        <w:pStyle w:val="Bibliography"/>
      </w:pPr>
      <w:bookmarkStart w:id="209" w:name="Xf48f463a7940173e81863489e6f683e9c9260eb"/>
      <w:bookmarkEnd w:id="208"/>
      <w:r>
        <w:t xml:space="preserve">Barker, John F., and William S. Herman. 1976. “Effect of Photoperiod and Temperature on Reproduction of the Monarch Butterfly, Danaus Plexippus.” </w:t>
      </w:r>
      <w:r>
        <w:rPr>
          <w:i/>
          <w:iCs/>
        </w:rPr>
        <w:t>Journal of Insect Physiology</w:t>
      </w:r>
      <w:r>
        <w:t xml:space="preserve"> 22 (12): 1565–68. </w:t>
      </w:r>
      <w:hyperlink r:id="rId26">
        <w:r w:rsidR="008E5555">
          <w:rPr>
            <w:rStyle w:val="Hyperlink"/>
          </w:rPr>
          <w:t>https://doi.org/10.1016/0022-1910(76)90046-9</w:t>
        </w:r>
      </w:hyperlink>
      <w:r>
        <w:t>.</w:t>
      </w:r>
    </w:p>
    <w:p w14:paraId="3DFDCD05" w14:textId="77777777" w:rsidR="008E5555" w:rsidRDefault="00CB5D2C">
      <w:pPr>
        <w:pStyle w:val="Bibliography"/>
      </w:pPr>
      <w:bookmarkStart w:id="210" w:name="ref-baudierExtremeInsolationClimatic2018"/>
      <w:bookmarkEnd w:id="209"/>
      <w:r>
        <w:t xml:space="preserve">Baudier, Kaitlin M., Catherine L. D’Amelio, Rumaan Malhotra, Michael P. O’Connor, and Sean O’Donnell. 2018. “Extreme Insolation: Climatic Variation Shapes the Evolution of Thermal Tolerance at Multiple Scales.” </w:t>
      </w:r>
      <w:r>
        <w:rPr>
          <w:i/>
          <w:iCs/>
        </w:rPr>
        <w:t>The American Naturalist</w:t>
      </w:r>
      <w:r>
        <w:t xml:space="preserve"> 192 (3): 347–59. </w:t>
      </w:r>
      <w:hyperlink r:id="rId27">
        <w:r w:rsidR="008E5555">
          <w:rPr>
            <w:rStyle w:val="Hyperlink"/>
          </w:rPr>
          <w:t>https://doi.org/10.1086/698656</w:t>
        </w:r>
      </w:hyperlink>
      <w:r>
        <w:t>.</w:t>
      </w:r>
    </w:p>
    <w:p w14:paraId="4CAF04B8" w14:textId="77777777" w:rsidR="008E5555" w:rsidRDefault="00CB5D2C">
      <w:pPr>
        <w:pStyle w:val="Bibliography"/>
      </w:pPr>
      <w:bookmarkStart w:id="211" w:name="ref-bellSearchAnemotacticOrientation1979"/>
      <w:bookmarkEnd w:id="210"/>
      <w:r>
        <w:t xml:space="preserve">Bell, William J., and Ernst Kramer. 1979. “Search and Anemotactic Orientation of Cockroaches.” </w:t>
      </w:r>
      <w:r>
        <w:rPr>
          <w:i/>
          <w:iCs/>
        </w:rPr>
        <w:t>Journal of Insect Physiology</w:t>
      </w:r>
      <w:r>
        <w:t xml:space="preserve"> 25 (8): 631–40. </w:t>
      </w:r>
      <w:hyperlink r:id="rId28">
        <w:r w:rsidR="008E5555">
          <w:rPr>
            <w:rStyle w:val="Hyperlink"/>
          </w:rPr>
          <w:t>https://doi.org/10.1016/0022-1910(79)90112-4</w:t>
        </w:r>
      </w:hyperlink>
      <w:r>
        <w:t>.</w:t>
      </w:r>
    </w:p>
    <w:p w14:paraId="7154E0C1" w14:textId="77777777" w:rsidR="008E5555" w:rsidRDefault="00CB5D2C">
      <w:pPr>
        <w:pStyle w:val="Bibliography"/>
      </w:pPr>
      <w:bookmarkStart w:id="212" w:name="ref-berdahlEmergentSensingComplex2013"/>
      <w:bookmarkEnd w:id="211"/>
      <w:r>
        <w:t xml:space="preserve">Berdahl, Andrew, Colin J. Torney, Christos C. Ioannou, Jolyon J. Faria, and Iain D. Couzin. 2013. “Emergent Sensing of Complex Environments by Mobile Animal Groups.” </w:t>
      </w:r>
      <w:r>
        <w:rPr>
          <w:i/>
          <w:iCs/>
        </w:rPr>
        <w:t>Science</w:t>
      </w:r>
      <w:r>
        <w:t xml:space="preserve"> 339 (6119): 574–76. </w:t>
      </w:r>
      <w:hyperlink r:id="rId29">
        <w:r w:rsidR="008E5555">
          <w:rPr>
            <w:rStyle w:val="Hyperlink"/>
          </w:rPr>
          <w:t>https://doi.org/10.1126/science.1225883</w:t>
        </w:r>
      </w:hyperlink>
      <w:r>
        <w:t>.</w:t>
      </w:r>
    </w:p>
    <w:p w14:paraId="603F4B1D" w14:textId="77777777" w:rsidR="008E5555" w:rsidRDefault="00CB5D2C">
      <w:pPr>
        <w:pStyle w:val="Bibliography"/>
      </w:pPr>
      <w:bookmarkStart w:id="213" w:name="ref-bidlingmayerEffectWindVelocity1995"/>
      <w:bookmarkEnd w:id="212"/>
      <w:r>
        <w:t xml:space="preserve">Bidlingmayer, W. L., J. F. Day, and D. G. Evans. 1995. “Effect of Wind Velocity on Suction Trap Catches of Some Florida Mosquitoes.” </w:t>
      </w:r>
      <w:r>
        <w:rPr>
          <w:i/>
          <w:iCs/>
        </w:rPr>
        <w:t>Journal of the American Mosquito Control Association</w:t>
      </w:r>
      <w:r>
        <w:t xml:space="preserve"> 11 (3): 295–301. </w:t>
      </w:r>
      <w:hyperlink r:id="rId30">
        <w:r w:rsidR="008E5555">
          <w:rPr>
            <w:rStyle w:val="Hyperlink"/>
          </w:rPr>
          <w:t>https://www.ncbi.nlm.nih.gov/pubmed/8551296</w:t>
        </w:r>
      </w:hyperlink>
      <w:r>
        <w:t>.</w:t>
      </w:r>
    </w:p>
    <w:p w14:paraId="7731933D" w14:textId="77777777" w:rsidR="008E5555" w:rsidRDefault="00CB5D2C">
      <w:pPr>
        <w:pStyle w:val="Bibliography"/>
      </w:pPr>
      <w:bookmarkStart w:id="214" w:name="Xb2c4490c437bc0a265b6972677987c9b614919b"/>
      <w:bookmarkEnd w:id="213"/>
      <w:r>
        <w:t xml:space="preserve">Blois-Heulin, Catherine, Philip H. Crowley, Margarett Arrington, and Dan M. Johnson. 1990. “Direct and Indirect Effects of Predators on the Dominant Invertebrates of Two Freshwater Littoral Communities.” </w:t>
      </w:r>
      <w:r>
        <w:rPr>
          <w:i/>
          <w:iCs/>
        </w:rPr>
        <w:t>Oecologia</w:t>
      </w:r>
      <w:r>
        <w:t xml:space="preserve"> 84 (3): 295–306. </w:t>
      </w:r>
      <w:hyperlink r:id="rId31">
        <w:r w:rsidR="008E5555">
          <w:rPr>
            <w:rStyle w:val="Hyperlink"/>
          </w:rPr>
          <w:t>https://doi.org/10.1007/BF00329753</w:t>
        </w:r>
      </w:hyperlink>
      <w:r>
        <w:t>.</w:t>
      </w:r>
    </w:p>
    <w:p w14:paraId="43EA8717" w14:textId="77777777" w:rsidR="008E5555" w:rsidRDefault="00CB5D2C">
      <w:pPr>
        <w:pStyle w:val="Bibliography"/>
      </w:pPr>
      <w:bookmarkStart w:id="215" w:name="Xfaceca4560909836181741b7257b18f38b02a99"/>
      <w:bookmarkEnd w:id="214"/>
      <w:r>
        <w:t xml:space="preserve">Bonte, D., and L. Lens. 2007. “Heritability of Spider Ballooning Motivation Under Different Wind Velocities.” </w:t>
      </w:r>
      <w:r>
        <w:rPr>
          <w:i/>
          <w:iCs/>
        </w:rPr>
        <w:t>Evolutionary Ecology Research</w:t>
      </w:r>
      <w:r>
        <w:t xml:space="preserve"> 9: 817–27.</w:t>
      </w:r>
    </w:p>
    <w:p w14:paraId="174D67D5" w14:textId="77777777" w:rsidR="008E5555" w:rsidRDefault="00CB5D2C">
      <w:pPr>
        <w:pStyle w:val="Bibliography"/>
      </w:pPr>
      <w:bookmarkStart w:id="216" w:name="X1f3dbbfaa7b2ad76256cee892ba2f445cd68f9d"/>
      <w:bookmarkEnd w:id="215"/>
      <w:r>
        <w:t xml:space="preserve">Brower, L. 1995. “Understanding and Misunderstanding the Migration of the Monarch Butterfly (Nymphalidae) in North America: 1857-1995.” </w:t>
      </w:r>
      <w:r>
        <w:rPr>
          <w:i/>
          <w:iCs/>
        </w:rPr>
        <w:t>Journal of The Lepidopterists Society</w:t>
      </w:r>
      <w:r>
        <w:t xml:space="preserve">. </w:t>
      </w:r>
      <w:hyperlink r:id="rId32">
        <w:r w:rsidR="008E5555">
          <w:rPr>
            <w:rStyle w:val="Hyperlink"/>
          </w:rPr>
          <w:t>https://www.semanticscholar.org/paper/Understanding-and-misunderstanding-the-migration-of-Brower/79380ddbf559e310fef9bb8919c03c63ccddecb7</w:t>
        </w:r>
      </w:hyperlink>
      <w:r>
        <w:t>.</w:t>
      </w:r>
    </w:p>
    <w:p w14:paraId="0F950E21" w14:textId="77777777" w:rsidR="008E5555" w:rsidRDefault="00CB5D2C">
      <w:pPr>
        <w:pStyle w:val="Bibliography"/>
      </w:pPr>
      <w:bookmarkStart w:id="217" w:name="ref-browerMonarchButterflyClusters2008"/>
      <w:bookmarkEnd w:id="216"/>
      <w:r>
        <w:lastRenderedPageBreak/>
        <w:t xml:space="preserve">Brower, Lincoln P., Ernest Williams, Linda Fink, Raúl Zubieta, and M. Ramírez. 2008. “Monarch Butterfly Clusters Provide Microclimatic Advantages During the Overwintering Season in Mexico.” </w:t>
      </w:r>
      <w:r>
        <w:rPr>
          <w:i/>
          <w:iCs/>
        </w:rPr>
        <w:t>Journal of the Lepidopterists’ Society</w:t>
      </w:r>
      <w:r>
        <w:t xml:space="preserve"> 62: 177–88.</w:t>
      </w:r>
    </w:p>
    <w:p w14:paraId="644BC0DB" w14:textId="77777777" w:rsidR="008E5555" w:rsidRDefault="00CB5D2C">
      <w:pPr>
        <w:pStyle w:val="Bibliography"/>
      </w:pPr>
      <w:bookmarkStart w:id="218" w:name="ref-calvertEffectRainSnow1983"/>
      <w:bookmarkEnd w:id="217"/>
      <w:r>
        <w:t xml:space="preserve">Calvert, William H., Willow Zuchowski, and Lincoln P. Brower. 1983. “The Effect of Rain, Snow and Freezing Temperatures on Overwintering Monarch Butterflies in Mexico.” </w:t>
      </w:r>
      <w:r>
        <w:rPr>
          <w:i/>
          <w:iCs/>
        </w:rPr>
        <w:t>Biotropica</w:t>
      </w:r>
      <w:r>
        <w:t xml:space="preserve"> 15 (1): 42–47. </w:t>
      </w:r>
      <w:hyperlink r:id="rId33">
        <w:r w:rsidR="008E5555">
          <w:rPr>
            <w:rStyle w:val="Hyperlink"/>
          </w:rPr>
          <w:t>https://doi.org/10.2307/2387997</w:t>
        </w:r>
      </w:hyperlink>
      <w:r>
        <w:t>.</w:t>
      </w:r>
    </w:p>
    <w:p w14:paraId="49328C97" w14:textId="77777777" w:rsidR="008E5555" w:rsidRDefault="00CB5D2C">
      <w:pPr>
        <w:pStyle w:val="Bibliography"/>
      </w:pPr>
      <w:bookmarkStart w:id="219" w:name="ref-chaplinEnergyReservesMetabolic1982"/>
      <w:bookmarkEnd w:id="218"/>
      <w:r>
        <w:t xml:space="preserve">Chaplin, Susan B., and Patrick H. Wells. 1982. “Energy Reserves and Metabolic Expenditures of Monarch Butterflies Overwintering in Southern California.” </w:t>
      </w:r>
      <w:r>
        <w:rPr>
          <w:i/>
          <w:iCs/>
        </w:rPr>
        <w:t>Ecological Entomology</w:t>
      </w:r>
      <w:r>
        <w:t xml:space="preserve"> 7 (3): 249–56. </w:t>
      </w:r>
      <w:hyperlink r:id="rId34">
        <w:r w:rsidR="008E5555">
          <w:rPr>
            <w:rStyle w:val="Hyperlink"/>
          </w:rPr>
          <w:t>https://doi.org/10.1111/j.1365-2311.1982.tb00664.x</w:t>
        </w:r>
      </w:hyperlink>
      <w:r>
        <w:t>.</w:t>
      </w:r>
    </w:p>
    <w:p w14:paraId="33486070" w14:textId="77777777" w:rsidR="008E5555" w:rsidRDefault="00CB5D2C">
      <w:pPr>
        <w:pStyle w:val="Bibliography"/>
      </w:pPr>
      <w:bookmarkStart w:id="220" w:name="ref-chownWaterLossInsects2011"/>
      <w:bookmarkEnd w:id="219"/>
      <w:r>
        <w:t xml:space="preserve">Chown, Steven L., Jesper G. Sørensen, and John S. Terblanche. 2011. “Water Loss in Insects: An Environmental Change Perspective.” </w:t>
      </w:r>
      <w:r>
        <w:rPr>
          <w:i/>
          <w:iCs/>
        </w:rPr>
        <w:t>Journal of Insect Physiology</w:t>
      </w:r>
      <w:r>
        <w:t xml:space="preserve">, "Cold and Desiccation Tolerance" honoring Karl Erik Zachariassen, vol. 57 (8): 1070–84. </w:t>
      </w:r>
      <w:hyperlink r:id="rId35">
        <w:r w:rsidR="008E5555">
          <w:rPr>
            <w:rStyle w:val="Hyperlink"/>
          </w:rPr>
          <w:t>https://doi.org/10.1016/j.jinsphys.2011.05.004</w:t>
        </w:r>
      </w:hyperlink>
      <w:r>
        <w:t>.</w:t>
      </w:r>
    </w:p>
    <w:p w14:paraId="7AA86B85" w14:textId="77777777" w:rsidR="008E5555" w:rsidRDefault="00CB5D2C">
      <w:pPr>
        <w:pStyle w:val="Bibliography"/>
      </w:pPr>
      <w:bookmarkStart w:id="221" w:name="ref-croneWhyAreMonarch2019"/>
      <w:bookmarkEnd w:id="220"/>
      <w:r>
        <w:t xml:space="preserve">Crone, Elizabeth E., Emma M. Pelton, Leone M. Brown, Cameron C. Thomas, and Cheryl B. Schultz. 2019. “Why Are Monarch Butterflies Declining in the West? Understanding the Importance of Multiple Correlated Drivers.” </w:t>
      </w:r>
      <w:r>
        <w:rPr>
          <w:i/>
          <w:iCs/>
        </w:rPr>
        <w:t>Ecological Applications</w:t>
      </w:r>
      <w:r>
        <w:t xml:space="preserve"> 29 (7). </w:t>
      </w:r>
      <w:hyperlink r:id="rId36">
        <w:r w:rsidR="008E5555">
          <w:rPr>
            <w:rStyle w:val="Hyperlink"/>
          </w:rPr>
          <w:t>https://doi.org/10.1002/eap.1975</w:t>
        </w:r>
      </w:hyperlink>
      <w:r>
        <w:t>.</w:t>
      </w:r>
    </w:p>
    <w:p w14:paraId="2A31CE6B" w14:textId="77777777" w:rsidR="008E5555" w:rsidRDefault="00CB5D2C">
      <w:pPr>
        <w:pStyle w:val="Bibliography"/>
      </w:pPr>
      <w:bookmarkStart w:id="222" w:name="X8ecab82d278731efba79f9c8857a587af02eab6"/>
      <w:bookmarkEnd w:id="221"/>
      <w:r>
        <w:t xml:space="preserve">Everatt, Matthew J., Pete Convey, Jeffrey S. Bale, M. Roger Worland, and Scott A. L. Hayward. 2015. “Responses of Invertebrates to Temperature and Water Stress: A Polar Perspective.” </w:t>
      </w:r>
      <w:r>
        <w:rPr>
          <w:i/>
          <w:iCs/>
        </w:rPr>
        <w:t>Journal of Thermal Biology</w:t>
      </w:r>
      <w:r>
        <w:t xml:space="preserve">, What sets the limit? How thermal limits, performance and preference in ectotherms are influenced by water or energy balance, vol. 54: 118–32. </w:t>
      </w:r>
      <w:hyperlink r:id="rId37">
        <w:r w:rsidR="008E5555">
          <w:rPr>
            <w:rStyle w:val="Hyperlink"/>
          </w:rPr>
          <w:t>https://doi.org/10.1016/j.jtherbio.2014.05.004</w:t>
        </w:r>
      </w:hyperlink>
      <w:r>
        <w:t>.</w:t>
      </w:r>
    </w:p>
    <w:p w14:paraId="53C8B783" w14:textId="77777777" w:rsidR="008E5555" w:rsidRDefault="00CB5D2C">
      <w:pPr>
        <w:pStyle w:val="Bibliography"/>
      </w:pPr>
      <w:bookmarkStart w:id="223" w:name="X0e48a30d6515b033fea15e0af52b8aa09fa9f0f"/>
      <w:bookmarkEnd w:id="222"/>
      <w:r>
        <w:t xml:space="preserve">Fisher, Ashley R., William T. Bean, and Francis X. Villablanca. 2024. “A Multi-Scale Species Distribution Model for Migrating and Overwintering Western Monarch Butterflies: Climate Is the Best Predictor.” </w:t>
      </w:r>
      <w:r>
        <w:rPr>
          <w:i/>
          <w:iCs/>
        </w:rPr>
        <w:t>Diversity</w:t>
      </w:r>
      <w:r>
        <w:t xml:space="preserve"> 16 (10): 640. </w:t>
      </w:r>
      <w:hyperlink r:id="rId38">
        <w:r w:rsidR="008E5555">
          <w:rPr>
            <w:rStyle w:val="Hyperlink"/>
          </w:rPr>
          <w:t>https://doi.org/10.3390/d16100640</w:t>
        </w:r>
      </w:hyperlink>
      <w:r>
        <w:t>.</w:t>
      </w:r>
    </w:p>
    <w:p w14:paraId="5634F1DB" w14:textId="77777777" w:rsidR="008E5555" w:rsidRDefault="00CB5D2C">
      <w:pPr>
        <w:pStyle w:val="Bibliography"/>
      </w:pPr>
      <w:bookmarkStart w:id="224" w:name="ref-gatesSpectralPropertiesPlants1965"/>
      <w:bookmarkEnd w:id="223"/>
      <w:r>
        <w:t xml:space="preserve">Gates, David M., Harry J. Keegan, John C. Schleter, and Victor R. Weidner. 1965. “Spectral Properties of Plants.” </w:t>
      </w:r>
      <w:r>
        <w:rPr>
          <w:i/>
          <w:iCs/>
        </w:rPr>
        <w:t>Applied Optics</w:t>
      </w:r>
      <w:r>
        <w:t xml:space="preserve"> 4 (1): 11–20.</w:t>
      </w:r>
    </w:p>
    <w:p w14:paraId="482F5385" w14:textId="77777777" w:rsidR="008E5555" w:rsidRDefault="00CB5D2C">
      <w:pPr>
        <w:pStyle w:val="Bibliography"/>
      </w:pPr>
      <w:bookmarkStart w:id="225" w:name="X013b2c057f214905504f1c57b189fce57010325"/>
      <w:bookmarkEnd w:id="224"/>
      <w:r>
        <w:t xml:space="preserve">Goehring, Liz, and Karen S. Oberhauser. 2002. “Effects of Photoperiod, Temperature, and Host Plant Age on Induction of Reproductive Diapause and Development Time in Danaus Plexippus.” </w:t>
      </w:r>
      <w:r>
        <w:rPr>
          <w:i/>
          <w:iCs/>
        </w:rPr>
        <w:t>Ecological Entomology</w:t>
      </w:r>
      <w:r>
        <w:t xml:space="preserve"> 27 (6): 674–85. </w:t>
      </w:r>
      <w:hyperlink r:id="rId39">
        <w:r w:rsidR="008E5555">
          <w:rPr>
            <w:rStyle w:val="Hyperlink"/>
          </w:rPr>
          <w:t>https://doi.org/10.1046/j.1365-2311.2002.00454.x</w:t>
        </w:r>
      </w:hyperlink>
      <w:r>
        <w:t>.</w:t>
      </w:r>
    </w:p>
    <w:p w14:paraId="5AA403E9" w14:textId="77777777" w:rsidR="008E5555" w:rsidRDefault="00CB5D2C">
      <w:pPr>
        <w:pStyle w:val="Bibliography"/>
      </w:pPr>
      <w:bookmarkStart w:id="226" w:name="ref-hermanJuvenileHormoneRegulation2001"/>
      <w:bookmarkEnd w:id="225"/>
      <w:r>
        <w:t xml:space="preserve">Herman, W. S., and M. Tatar. 2001. “Juvenile Hormone Regulation of Longevity in the Migratory Monarch Butterfly.” </w:t>
      </w:r>
      <w:r>
        <w:rPr>
          <w:i/>
          <w:iCs/>
        </w:rPr>
        <w:t>Proceedings of the Royal Society B: Biological Sciences</w:t>
      </w:r>
      <w:r>
        <w:t xml:space="preserve"> 268 (1485): 2509–14. </w:t>
      </w:r>
      <w:hyperlink r:id="rId40">
        <w:r w:rsidR="008E5555">
          <w:rPr>
            <w:rStyle w:val="Hyperlink"/>
          </w:rPr>
          <w:t>https://doi.org/10.1098/rspb.2001.1765</w:t>
        </w:r>
      </w:hyperlink>
      <w:r>
        <w:t>.</w:t>
      </w:r>
    </w:p>
    <w:p w14:paraId="6136DF61" w14:textId="77777777" w:rsidR="008E5555" w:rsidRDefault="00CB5D2C">
      <w:pPr>
        <w:pStyle w:val="Bibliography"/>
      </w:pPr>
      <w:bookmarkStart w:id="227" w:name="X3ce32df873ae1f48bad3701e176990c99a21576"/>
      <w:bookmarkEnd w:id="226"/>
      <w:r>
        <w:t xml:space="preserve">Hristov, Nickolay I., Dionysios Nikolaidis, Tatjana Y. Hubel, and Louise C. Allen. 2019. “Estimating Overwintering Monarch Butterfly Populations Using Terrestrial LiDAR </w:t>
      </w:r>
      <w:r>
        <w:lastRenderedPageBreak/>
        <w:t xml:space="preserve">Scanning.” </w:t>
      </w:r>
      <w:r>
        <w:rPr>
          <w:i/>
          <w:iCs/>
        </w:rPr>
        <w:t>Frontiers in Ecology and Evolution</w:t>
      </w:r>
      <w:r>
        <w:t xml:space="preserve"> 7. </w:t>
      </w:r>
      <w:hyperlink r:id="rId41">
        <w:r w:rsidR="008E5555">
          <w:rPr>
            <w:rStyle w:val="Hyperlink"/>
          </w:rPr>
          <w:t>https://www.frontiersin.org/articles/10.3389/fevo.2019.00266</w:t>
        </w:r>
      </w:hyperlink>
      <w:r>
        <w:t>.</w:t>
      </w:r>
    </w:p>
    <w:p w14:paraId="11246EFF" w14:textId="77777777" w:rsidR="008E5555" w:rsidRDefault="00CB5D2C">
      <w:pPr>
        <w:pStyle w:val="Bibliography"/>
      </w:pPr>
      <w:bookmarkStart w:id="228" w:name="ref-ibsenDensityDependenceHabitat2026"/>
      <w:bookmarkEnd w:id="227"/>
      <w:r>
        <w:t xml:space="preserve">Ibsen, Peter C., Zachary H. Ancona, Emma Pelton, Stephanie Little, and Jay E. Diffendorfer. 2026. “Density Dependence and Habitat Selection Affect Overwintering Abundance of Monarch Butterflies at Regional and Site Scales in California.” </w:t>
      </w:r>
      <w:r>
        <w:rPr>
          <w:i/>
          <w:iCs/>
        </w:rPr>
        <w:t>Conservation Science and Practice</w:t>
      </w:r>
      <w:r>
        <w:t xml:space="preserve">, ahead of print. </w:t>
      </w:r>
      <w:hyperlink r:id="rId42">
        <w:r w:rsidR="008E5555">
          <w:rPr>
            <w:rStyle w:val="Hyperlink"/>
          </w:rPr>
          <w:t>https://doi.org/10.1111/csp2.70253</w:t>
        </w:r>
      </w:hyperlink>
      <w:r>
        <w:t>.</w:t>
      </w:r>
    </w:p>
    <w:p w14:paraId="3DC2EF8C" w14:textId="77777777" w:rsidR="008E5555" w:rsidRDefault="00CB5D2C">
      <w:pPr>
        <w:pStyle w:val="Bibliography"/>
      </w:pPr>
      <w:bookmarkStart w:id="229" w:name="X9b5035f75c92c8d8354333584e44314b69b36ad"/>
      <w:bookmarkEnd w:id="228"/>
      <w:r>
        <w:t xml:space="preserve">Jepsen, Sarina, Emma Pelton, Scott Hoffman Black, Candace Fallon, Carly Voight, and Stuart B. Weiss. 2017. </w:t>
      </w:r>
      <w:r>
        <w:rPr>
          <w:i/>
          <w:iCs/>
        </w:rPr>
        <w:t>Protecting California’s Butterfly Groves: Management Guidelines for Monarch Butterfly Overwintering Habitat</w:t>
      </w:r>
      <w:r>
        <w:t xml:space="preserve">. The Xerces Society for Invertebrate Conservation. </w:t>
      </w:r>
      <w:hyperlink r:id="rId43">
        <w:r w:rsidR="008E5555">
          <w:rPr>
            <w:rStyle w:val="Hyperlink"/>
          </w:rPr>
          <w:t>https://xerces.org/protecting-californias-butterfly-groves</w:t>
        </w:r>
      </w:hyperlink>
      <w:r>
        <w:t>.</w:t>
      </w:r>
    </w:p>
    <w:p w14:paraId="7A6CAF90" w14:textId="77777777" w:rsidR="008E5555" w:rsidRDefault="00CB5D2C">
      <w:pPr>
        <w:pStyle w:val="Bibliography"/>
      </w:pPr>
      <w:bookmarkStart w:id="230" w:name="X72b251cc870f2078b0e3501110397c1b6027b2f"/>
      <w:bookmarkEnd w:id="229"/>
      <w:r>
        <w:t xml:space="preserve">Kammer, Ann E. 1970. “Thoracic Temperature, Shivering, and Flight in the Monarch Butterfly, Danaus Plexippus (L.).” </w:t>
      </w:r>
      <w:r>
        <w:rPr>
          <w:i/>
          <w:iCs/>
        </w:rPr>
        <w:t>Zeitschrift Für Vergleichende Physiologie</w:t>
      </w:r>
      <w:r>
        <w:t xml:space="preserve"> 68 (3): 334–44. </w:t>
      </w:r>
      <w:hyperlink r:id="rId44">
        <w:r w:rsidR="008E5555">
          <w:rPr>
            <w:rStyle w:val="Hyperlink"/>
          </w:rPr>
          <w:t>https://doi.org/10.1007/BF00298260</w:t>
        </w:r>
      </w:hyperlink>
      <w:r>
        <w:t>.</w:t>
      </w:r>
    </w:p>
    <w:p w14:paraId="3698221F" w14:textId="77777777" w:rsidR="008E5555" w:rsidRDefault="00CB5D2C">
      <w:pPr>
        <w:pStyle w:val="Bibliography"/>
      </w:pPr>
      <w:bookmarkStart w:id="231" w:name="ref-laffertyComparingMechanismsHost2013"/>
      <w:bookmarkEnd w:id="230"/>
      <w:r>
        <w:t xml:space="preserve">Lafferty, Kevin D., and Jenny C. Shaw. 2013. “Comparing Mechanisms of Host Manipulation Across Host and Parasite Taxa.” </w:t>
      </w:r>
      <w:r>
        <w:rPr>
          <w:i/>
          <w:iCs/>
        </w:rPr>
        <w:t>Journal of Experimental Biology</w:t>
      </w:r>
      <w:r>
        <w:t xml:space="preserve"> 216 (1): 56–66. </w:t>
      </w:r>
      <w:hyperlink r:id="rId45">
        <w:r w:rsidR="008E5555">
          <w:rPr>
            <w:rStyle w:val="Hyperlink"/>
          </w:rPr>
          <w:t>https://doi.org/10.1242/jeb.073668</w:t>
        </w:r>
      </w:hyperlink>
      <w:r>
        <w:t>.</w:t>
      </w:r>
    </w:p>
    <w:p w14:paraId="0561CE04" w14:textId="77777777" w:rsidR="008E5555" w:rsidRDefault="00CB5D2C">
      <w:pPr>
        <w:pStyle w:val="Bibliography"/>
      </w:pPr>
      <w:bookmarkStart w:id="232" w:name="ref-leonardExposureWindAlters2016"/>
      <w:bookmarkEnd w:id="231"/>
      <w:r>
        <w:t xml:space="preserve">Leonard, Ryan J, Clare McArthur, and Dieter F Hochuli. 2016. “Exposure to Wind Alters Insect Herbivore Behaviour in Larvae of Uraba Lugens (Lepidoptera: Nolidae).” </w:t>
      </w:r>
      <w:r>
        <w:rPr>
          <w:i/>
          <w:iCs/>
        </w:rPr>
        <w:t>Austral Entomology</w:t>
      </w:r>
      <w:r>
        <w:t xml:space="preserve"> 55 (3): 242–46. </w:t>
      </w:r>
      <w:hyperlink r:id="rId46">
        <w:r w:rsidR="008E5555">
          <w:rPr>
            <w:rStyle w:val="Hyperlink"/>
          </w:rPr>
          <w:t>https://doi.org/10.1111/aen.12175</w:t>
        </w:r>
      </w:hyperlink>
      <w:r>
        <w:t>.</w:t>
      </w:r>
    </w:p>
    <w:p w14:paraId="14291F43" w14:textId="77777777" w:rsidR="008E5555" w:rsidRDefault="00CB5D2C">
      <w:pPr>
        <w:pStyle w:val="Bibliography"/>
      </w:pPr>
      <w:bookmarkStart w:id="233" w:name="Xf1ef243cb1da9314ec8f56baaddca270b25ea50"/>
      <w:bookmarkEnd w:id="232"/>
      <w:r>
        <w:t xml:space="preserve">Leong, K. L. H. 1999. “Restoration of an Overwintering Grove in Los Osos, San Luis Obispo County, California.” </w:t>
      </w:r>
      <w:r>
        <w:rPr>
          <w:i/>
          <w:iCs/>
        </w:rPr>
        <w:t>1997 North American Conference on the Monarch Butterfly. Eds. J. Hoth, L. Merino, K. Oberhauser, I. Pisanty, S. Price, and T. Wilkinson</w:t>
      </w:r>
      <w:r>
        <w:t>, 221–18.</w:t>
      </w:r>
    </w:p>
    <w:p w14:paraId="08A0FC79" w14:textId="77777777" w:rsidR="008E5555" w:rsidRDefault="00CB5D2C">
      <w:pPr>
        <w:pStyle w:val="Bibliography"/>
      </w:pPr>
      <w:bookmarkStart w:id="234" w:name="X02fdcfa2478680f8cfd4503b63a8fd1122fffd4"/>
      <w:bookmarkEnd w:id="233"/>
      <w:r>
        <w:t xml:space="preserve">Leong, Kingston L H. 2016. </w:t>
      </w:r>
      <w:r>
        <w:rPr>
          <w:i/>
          <w:iCs/>
        </w:rPr>
        <w:t>Evaluation and Management of California Monarch Winter Sites</w:t>
      </w:r>
      <w:r>
        <w:t>. California Department of Fish; Wildlife.</w:t>
      </w:r>
    </w:p>
    <w:p w14:paraId="23026B1A" w14:textId="77777777" w:rsidR="008E5555" w:rsidRDefault="00CB5D2C">
      <w:pPr>
        <w:pStyle w:val="Bibliography"/>
      </w:pPr>
      <w:bookmarkStart w:id="235" w:name="X30d658292c164d3bce7e540f086edd6f7c4eae1"/>
      <w:bookmarkEnd w:id="234"/>
      <w:r>
        <w:t xml:space="preserve">Leong, Kingston L. H. 1990. “Microenvironmental Factors Associated with the Winter Habitat of the Monarch Butterfly (Lepidoptera: Danaidae) in Central California.” </w:t>
      </w:r>
      <w:r>
        <w:rPr>
          <w:i/>
          <w:iCs/>
        </w:rPr>
        <w:t>Annals of the Entomological Society of America</w:t>
      </w:r>
      <w:r>
        <w:t xml:space="preserve"> 83 (5): 906–10. </w:t>
      </w:r>
      <w:hyperlink r:id="rId47">
        <w:r w:rsidR="008E5555">
          <w:rPr>
            <w:rStyle w:val="Hyperlink"/>
          </w:rPr>
          <w:t>https://doi.org/10.1093/aesa/83.5.906</w:t>
        </w:r>
      </w:hyperlink>
      <w:r>
        <w:t>.</w:t>
      </w:r>
    </w:p>
    <w:p w14:paraId="2ED38050" w14:textId="77777777" w:rsidR="008E5555" w:rsidRDefault="00CB5D2C">
      <w:pPr>
        <w:pStyle w:val="Bibliography"/>
      </w:pPr>
      <w:bookmarkStart w:id="236" w:name="ref-leongUseMultivariateAnalyses1991"/>
      <w:bookmarkEnd w:id="235"/>
      <w:r>
        <w:t xml:space="preserve">Leong, Kingston L. H., D. Frey, G. Brenner, S. Baker, and D. Fox. 1991. “Use of Multivariate Analyses to Characterize the Monarch Butterfly (Lepidoptera: Danaidae) Winter Habitat.” </w:t>
      </w:r>
      <w:r>
        <w:rPr>
          <w:i/>
          <w:iCs/>
        </w:rPr>
        <w:t>Annals of the Entomological Society of America</w:t>
      </w:r>
      <w:r>
        <w:t xml:space="preserve"> 84 (3): 263–67. </w:t>
      </w:r>
      <w:hyperlink r:id="rId48">
        <w:r w:rsidR="008E5555">
          <w:rPr>
            <w:rStyle w:val="Hyperlink"/>
          </w:rPr>
          <w:t>https://doi.org/10.1093/aesa/84.3.263</w:t>
        </w:r>
      </w:hyperlink>
      <w:r>
        <w:t>.</w:t>
      </w:r>
    </w:p>
    <w:p w14:paraId="02EE5BED" w14:textId="77777777" w:rsidR="008E5555" w:rsidRDefault="00CB5D2C">
      <w:pPr>
        <w:pStyle w:val="Bibliography"/>
      </w:pPr>
      <w:bookmarkStart w:id="237" w:name="ref-louthanWhereWhenSpecies2015"/>
      <w:bookmarkEnd w:id="236"/>
      <w:r>
        <w:t xml:space="preserve">Louthan, Allison M., Daniel F. Doak, and Amy L. Angert. 2015. “Where and When Do Species Interactions Set Range Limits?” </w:t>
      </w:r>
      <w:r>
        <w:rPr>
          <w:i/>
          <w:iCs/>
        </w:rPr>
        <w:t>Trends in Ecology &amp; Evolution</w:t>
      </w:r>
      <w:r>
        <w:t xml:space="preserve"> 30 (12): 780–92. </w:t>
      </w:r>
      <w:hyperlink r:id="rId49">
        <w:r w:rsidR="008E5555">
          <w:rPr>
            <w:rStyle w:val="Hyperlink"/>
          </w:rPr>
          <w:t>https://doi.org/10.1016/j.tree.2015.09.011</w:t>
        </w:r>
      </w:hyperlink>
      <w:r>
        <w:t>.</w:t>
      </w:r>
    </w:p>
    <w:p w14:paraId="0D4944EE" w14:textId="77777777" w:rsidR="008E5555" w:rsidRDefault="00CB5D2C">
      <w:pPr>
        <w:pStyle w:val="Bibliography"/>
      </w:pPr>
      <w:bookmarkStart w:id="238" w:name="X90be9b641f8b8d65e6ff46ad3ba4a0e4197a200"/>
      <w:bookmarkEnd w:id="237"/>
      <w:r>
        <w:lastRenderedPageBreak/>
        <w:t xml:space="preserve">Marini, Lorenzo, and Myron P Zalucki. 2017. “Density-Dependence in the Declining Population of the Monarch Butterfly.” </w:t>
      </w:r>
      <w:r>
        <w:rPr>
          <w:i/>
          <w:iCs/>
        </w:rPr>
        <w:t>Scientific Reports</w:t>
      </w:r>
      <w:r>
        <w:t xml:space="preserve"> 7. </w:t>
      </w:r>
      <w:hyperlink r:id="rId50">
        <w:r w:rsidR="008E5555">
          <w:rPr>
            <w:rStyle w:val="Hyperlink"/>
          </w:rPr>
          <w:t>https://doi.org/10.1038/s41598-017-14510-w</w:t>
        </w:r>
      </w:hyperlink>
      <w:r>
        <w:t>.</w:t>
      </w:r>
    </w:p>
    <w:p w14:paraId="4EE609EC" w14:textId="77777777" w:rsidR="008E5555" w:rsidRDefault="00CB5D2C">
      <w:pPr>
        <w:pStyle w:val="Bibliography"/>
      </w:pPr>
      <w:bookmarkStart w:id="239" w:name="ref-mastersMonarchButterflyDanaus1988"/>
      <w:bookmarkEnd w:id="238"/>
      <w:r>
        <w:t xml:space="preserve">Masters, Alan R., Stephen B. Malcolm, and Lincoln P. Brower. 1988. “Monarch Butterfly (Danaus Plexippus) Thermoregulatory Behavior and Adaptations for Overwintering in Mexico.” </w:t>
      </w:r>
      <w:r>
        <w:rPr>
          <w:i/>
          <w:iCs/>
        </w:rPr>
        <w:t>Ecology</w:t>
      </w:r>
      <w:r>
        <w:t xml:space="preserve"> 69 (2): 458–67. </w:t>
      </w:r>
      <w:hyperlink r:id="rId51">
        <w:r w:rsidR="008E5555">
          <w:rPr>
            <w:rStyle w:val="Hyperlink"/>
          </w:rPr>
          <w:t>https://doi.org/10.2307/1940444</w:t>
        </w:r>
      </w:hyperlink>
      <w:r>
        <w:t>.</w:t>
      </w:r>
    </w:p>
    <w:p w14:paraId="6A177AB0" w14:textId="77777777" w:rsidR="008E5555" w:rsidRDefault="00CB5D2C">
      <w:pPr>
        <w:pStyle w:val="Bibliography"/>
      </w:pPr>
      <w:bookmarkStart w:id="240" w:name="X38aec815059cc4739f25523e51c756a23186f52"/>
      <w:bookmarkEnd w:id="239"/>
      <w:r>
        <w:t xml:space="preserve">Miller-ter Kuile, Ana, Austen Apigo, An Bui, et al. 2022. “Predator–Prey Interactions of Terrestrial Invertebrates Are Determined by Predator Body Size and Species Identity.” </w:t>
      </w:r>
      <w:r>
        <w:rPr>
          <w:i/>
          <w:iCs/>
        </w:rPr>
        <w:t>Ecology</w:t>
      </w:r>
      <w:r>
        <w:t xml:space="preserve"> 103 (5): e3634. </w:t>
      </w:r>
      <w:hyperlink r:id="rId52">
        <w:r w:rsidR="008E5555">
          <w:rPr>
            <w:rStyle w:val="Hyperlink"/>
          </w:rPr>
          <w:t>https://doi.org/10.1002/ecy.3634</w:t>
        </w:r>
      </w:hyperlink>
      <w:r>
        <w:t>.</w:t>
      </w:r>
    </w:p>
    <w:p w14:paraId="21CAAC4C" w14:textId="77777777" w:rsidR="008E5555" w:rsidRDefault="00CB5D2C">
      <w:pPr>
        <w:pStyle w:val="Bibliography"/>
      </w:pPr>
      <w:bookmarkStart w:id="241" w:name="Xa3c1b4d22cf555735f3af6df57617ee0ad52730"/>
      <w:bookmarkEnd w:id="240"/>
      <w:r>
        <w:t xml:space="preserve">Mouritsen, Henrik, and Barrie J. Frost. 2002. “Virtual Migration in Tethered Flying Monarch Butterflies Reveals Their Orientation Mechanisms.” </w:t>
      </w:r>
      <w:r>
        <w:rPr>
          <w:i/>
          <w:iCs/>
        </w:rPr>
        <w:t>Proceedings of the National Academy of Sciences of the United States of America</w:t>
      </w:r>
      <w:r>
        <w:t xml:space="preserve"> 99 (15): 10162–66. </w:t>
      </w:r>
      <w:hyperlink r:id="rId53">
        <w:r w:rsidR="008E5555">
          <w:rPr>
            <w:rStyle w:val="Hyperlink"/>
          </w:rPr>
          <w:t>https://doi.org/10.1073/pnas.152137299</w:t>
        </w:r>
      </w:hyperlink>
      <w:r>
        <w:t>.</w:t>
      </w:r>
    </w:p>
    <w:p w14:paraId="7740AAD6" w14:textId="77777777" w:rsidR="008E5555" w:rsidRDefault="00CB5D2C">
      <w:pPr>
        <w:pStyle w:val="Bibliography"/>
      </w:pPr>
      <w:bookmarkStart w:id="242" w:name="X94a05d6c1796941a22489b3a2d4fa9c498a5ca2"/>
      <w:bookmarkEnd w:id="241"/>
      <w:r>
        <w:t xml:space="preserve">Nathan, Ran, Nir Sapir, Ana Trakhtenbrot, et al. 2005. “Long-Distance Biological Transport Processes Through the Air: Can Nature’s Complexity Be Unfolded in Silico?” </w:t>
      </w:r>
      <w:r>
        <w:rPr>
          <w:i/>
          <w:iCs/>
        </w:rPr>
        <w:t>Diversity and Distributions</w:t>
      </w:r>
      <w:r>
        <w:t xml:space="preserve"> 11 (2): 131–37. </w:t>
      </w:r>
      <w:hyperlink r:id="rId54">
        <w:r w:rsidR="008E5555">
          <w:rPr>
            <w:rStyle w:val="Hyperlink"/>
          </w:rPr>
          <w:t>https://doi.org/10.1111/j.1366-9516.2005.00146.x</w:t>
        </w:r>
      </w:hyperlink>
      <w:r>
        <w:t>.</w:t>
      </w:r>
    </w:p>
    <w:p w14:paraId="06E6BBAC" w14:textId="77777777" w:rsidR="008E5555" w:rsidRDefault="00CB5D2C">
      <w:pPr>
        <w:pStyle w:val="Bibliography"/>
      </w:pPr>
      <w:bookmarkStart w:id="243" w:name="ref-oberhauser2026MonarchConservation"/>
      <w:bookmarkEnd w:id="242"/>
      <w:r>
        <w:t xml:space="preserve">Oberhauser, Karen S. 2026. “Monarch Butterfly Conservation: Current Status and Future Directions.” </w:t>
      </w:r>
      <w:r>
        <w:rPr>
          <w:i/>
          <w:iCs/>
        </w:rPr>
        <w:t>Insects</w:t>
      </w:r>
      <w:r>
        <w:t xml:space="preserve"> 17 (3): 235. </w:t>
      </w:r>
      <w:hyperlink r:id="rId55">
        <w:r w:rsidR="008E5555">
          <w:rPr>
            <w:rStyle w:val="Hyperlink"/>
          </w:rPr>
          <w:t>https://doi.org/10.3390/insects17030235</w:t>
        </w:r>
      </w:hyperlink>
      <w:r>
        <w:t>.</w:t>
      </w:r>
    </w:p>
    <w:p w14:paraId="5CBA6690" w14:textId="77777777" w:rsidR="008E5555" w:rsidRDefault="00CB5D2C">
      <w:pPr>
        <w:pStyle w:val="Bibliography"/>
      </w:pPr>
      <w:bookmarkStart w:id="244" w:name="X1c7eb8e691f75425cf3cf58ce9a8454df87c465"/>
      <w:bookmarkEnd w:id="243"/>
      <w:r>
        <w:t xml:space="preserve">Pelton, Emma. 2020. </w:t>
      </w:r>
      <w:r>
        <w:rPr>
          <w:i/>
          <w:iCs/>
        </w:rPr>
        <w:t>Monarch Butterfly Overwintering Site Management Plan for Pismo State Beach: North Beach Campground Site</w:t>
      </w:r>
      <w:r>
        <w:t>. The Xerces Society for Invertebrate Conservation.</w:t>
      </w:r>
    </w:p>
    <w:p w14:paraId="75FD7B2D" w14:textId="77777777" w:rsidR="008E5555" w:rsidRDefault="00CB5D2C">
      <w:pPr>
        <w:pStyle w:val="Bibliography"/>
      </w:pPr>
      <w:bookmarkStart w:id="245" w:name="ref-peltonWesternMonarchPopulation2019"/>
      <w:bookmarkEnd w:id="244"/>
      <w:r>
        <w:t xml:space="preserve">Pelton, Emma M., Cheryl B. Schultz, Sarina J. Jepsen, Scott Hoffman Black, and Elizabeth E. Crone. 2019. “Western Monarch Population Plummets: Status, Probable Causes, and Recommended Conservation Actions.” </w:t>
      </w:r>
      <w:r>
        <w:rPr>
          <w:i/>
          <w:iCs/>
        </w:rPr>
        <w:t>Frontiers in Ecology and Evolution</w:t>
      </w:r>
      <w:r>
        <w:t xml:space="preserve"> 7. </w:t>
      </w:r>
      <w:hyperlink r:id="rId56">
        <w:r w:rsidR="008E5555">
          <w:rPr>
            <w:rStyle w:val="Hyperlink"/>
          </w:rPr>
          <w:t>https://www.frontiersin.org/articles/10.3389/fevo.2019.00258</w:t>
        </w:r>
      </w:hyperlink>
      <w:r>
        <w:t>.</w:t>
      </w:r>
    </w:p>
    <w:p w14:paraId="186B5786" w14:textId="77777777" w:rsidR="008E5555" w:rsidRDefault="00CB5D2C">
      <w:pPr>
        <w:pStyle w:val="Bibliography"/>
      </w:pPr>
      <w:bookmarkStart w:id="246" w:name="X4f9fcd08a29276e76a41ed172f465032bf17885"/>
      <w:bookmarkEnd w:id="245"/>
      <w:r>
        <w:t xml:space="preserve">Reppert, Steven M., and Jacobus C. de Roode. 2018. “Demystifying Monarch Butterfly Migration.” </w:t>
      </w:r>
      <w:r>
        <w:rPr>
          <w:i/>
          <w:iCs/>
        </w:rPr>
        <w:t>Current Biology</w:t>
      </w:r>
      <w:r>
        <w:t xml:space="preserve"> 28 (17): R1009–22. </w:t>
      </w:r>
      <w:hyperlink r:id="rId57">
        <w:r w:rsidR="008E5555">
          <w:rPr>
            <w:rStyle w:val="Hyperlink"/>
          </w:rPr>
          <w:t>https://doi.org/10.1016/j.cub.2018.02.067</w:t>
        </w:r>
      </w:hyperlink>
      <w:r>
        <w:t>.</w:t>
      </w:r>
    </w:p>
    <w:p w14:paraId="690971FD" w14:textId="77777777" w:rsidR="008E5555" w:rsidRDefault="00CB5D2C">
      <w:pPr>
        <w:pStyle w:val="Bibliography"/>
      </w:pPr>
      <w:bookmarkStart w:id="247" w:name="ref-riddellWindNicheThermal2025"/>
      <w:bookmarkEnd w:id="246"/>
      <w:r>
        <w:t xml:space="preserve">Riddell, E A, and C K Porter. 2025. “The Wind Niche: The Thermal and Hydric Effects of Wind Speed on Terrestrial Organisms.” </w:t>
      </w:r>
      <w:r>
        <w:rPr>
          <w:i/>
          <w:iCs/>
        </w:rPr>
        <w:t>Integrative and Comparative Biology</w:t>
      </w:r>
      <w:r>
        <w:t xml:space="preserve">, icaf025. </w:t>
      </w:r>
      <w:hyperlink r:id="rId58">
        <w:r w:rsidR="008E5555">
          <w:rPr>
            <w:rStyle w:val="Hyperlink"/>
          </w:rPr>
          <w:t>https://doi.org/10.1093/icb/icaf025</w:t>
        </w:r>
      </w:hyperlink>
      <w:r>
        <w:t>.</w:t>
      </w:r>
    </w:p>
    <w:p w14:paraId="2A66ED99" w14:textId="77777777" w:rsidR="008E5555" w:rsidRDefault="00CB5D2C">
      <w:pPr>
        <w:pStyle w:val="Bibliography"/>
      </w:pPr>
      <w:bookmarkStart w:id="248" w:name="ref-sanieeHierarchyScaleInfluence2022"/>
      <w:bookmarkEnd w:id="247"/>
      <w:r>
        <w:t xml:space="preserve">Saniee, Kiana, and Francis Villablanca. 2022. “Hierarchy and Scale Influence the Western Monarch Butterfly Overwintering Microclimate.” </w:t>
      </w:r>
      <w:r>
        <w:rPr>
          <w:i/>
          <w:iCs/>
        </w:rPr>
        <w:t>Frontiers in Conservation Science</w:t>
      </w:r>
      <w:r>
        <w:t xml:space="preserve"> 3. </w:t>
      </w:r>
      <w:hyperlink r:id="rId59">
        <w:r w:rsidR="008E5555">
          <w:rPr>
            <w:rStyle w:val="Hyperlink"/>
          </w:rPr>
          <w:t>https://www.frontiersin.org/articles/10.3389/fcosc.2022.844299</w:t>
        </w:r>
      </w:hyperlink>
      <w:r>
        <w:t>.</w:t>
      </w:r>
    </w:p>
    <w:p w14:paraId="49B5D5A2" w14:textId="77777777" w:rsidR="008E5555" w:rsidRDefault="00CB5D2C">
      <w:pPr>
        <w:pStyle w:val="Bibliography"/>
      </w:pPr>
      <w:bookmarkStart w:id="249" w:name="ref-schultzCitizenScienceMonitoring2017"/>
      <w:bookmarkEnd w:id="248"/>
      <w:r>
        <w:t xml:space="preserve">Schultz, Cheryl B., Leone M. Brown, Emma Pelton, and Elizabeth E. Crone. 2017. “Citizen Science Monitoring Demonstrates Dramatic Declines of Monarch Butterflies in Western </w:t>
      </w:r>
      <w:r>
        <w:lastRenderedPageBreak/>
        <w:t xml:space="preserve">North America.” </w:t>
      </w:r>
      <w:r>
        <w:rPr>
          <w:i/>
          <w:iCs/>
        </w:rPr>
        <w:t>Biological Conservation</w:t>
      </w:r>
      <w:r>
        <w:t xml:space="preserve"> 214: 343–46. </w:t>
      </w:r>
      <w:hyperlink r:id="rId60">
        <w:r w:rsidR="008E5555">
          <w:rPr>
            <w:rStyle w:val="Hyperlink"/>
          </w:rPr>
          <w:t>https://doi.org/10.1016/j.biocon.2017.08.019</w:t>
        </w:r>
      </w:hyperlink>
      <w:r>
        <w:t>.</w:t>
      </w:r>
    </w:p>
    <w:p w14:paraId="5FD17387" w14:textId="77777777" w:rsidR="008E5555" w:rsidRDefault="00CB5D2C">
      <w:pPr>
        <w:pStyle w:val="Bibliography"/>
      </w:pPr>
      <w:bookmarkStart w:id="250" w:name="ref-schweizerSnailsSunStrategies2019"/>
      <w:bookmarkEnd w:id="249"/>
      <w:r>
        <w:t xml:space="preserve">Schweizer, Mona, Rita Triebskorn, and Heinz-R. Köhler. 2019. “Snails in the Sun: Strategies of Terrestrial Gastropods to Cope with Hot and Dry Conditions.” </w:t>
      </w:r>
      <w:r>
        <w:rPr>
          <w:i/>
          <w:iCs/>
        </w:rPr>
        <w:t>Ecology and Evolution</w:t>
      </w:r>
      <w:r>
        <w:t xml:space="preserve"> 9 (22): 12940–60. </w:t>
      </w:r>
      <w:hyperlink r:id="rId61">
        <w:r w:rsidR="008E5555">
          <w:rPr>
            <w:rStyle w:val="Hyperlink"/>
          </w:rPr>
          <w:t>https://doi.org/10.1002/ece3.5607</w:t>
        </w:r>
      </w:hyperlink>
      <w:r>
        <w:t>.</w:t>
      </w:r>
    </w:p>
    <w:p w14:paraId="0149ED6B" w14:textId="77777777" w:rsidR="008E5555" w:rsidRDefault="00CB5D2C">
      <w:pPr>
        <w:pStyle w:val="Bibliography"/>
      </w:pPr>
      <w:bookmarkStart w:id="251" w:name="ref-sextonEvolutionEcologySpecies2009"/>
      <w:bookmarkEnd w:id="250"/>
      <w:r>
        <w:t xml:space="preserve">Sexton, Jason P., Patrick J. McIntyre, Amy L. Angert, and Kevin J. Rice. 2009. “Evolution and Ecology of Species Range Limits.” </w:t>
      </w:r>
      <w:r>
        <w:rPr>
          <w:i/>
          <w:iCs/>
        </w:rPr>
        <w:t>Annual Review of Ecology, Evolution, and Systematics</w:t>
      </w:r>
      <w:r>
        <w:t xml:space="preserve"> 40: 415–36. </w:t>
      </w:r>
      <w:hyperlink r:id="rId62">
        <w:r w:rsidR="008E5555">
          <w:rPr>
            <w:rStyle w:val="Hyperlink"/>
          </w:rPr>
          <w:t>https://doi.org/10.1146/annurev.ecolsys.110308.120317</w:t>
        </w:r>
      </w:hyperlink>
      <w:r>
        <w:t>.</w:t>
      </w:r>
    </w:p>
    <w:p w14:paraId="0C25E084" w14:textId="77777777" w:rsidR="008E5555" w:rsidRDefault="00CB5D2C">
      <w:pPr>
        <w:pStyle w:val="Bibliography"/>
      </w:pPr>
      <w:bookmarkStart w:id="252" w:name="ref-thajAnalysisOpticalProperties2025"/>
      <w:bookmarkEnd w:id="251"/>
      <w:r>
        <w:t xml:space="preserve">Thaj, Amina, and Gopal Prasad. 2025. “Analysis of the Optical Properties of Butterflies Using Ultraviolet–Visible Near-Infrared Spectroscopy.” </w:t>
      </w:r>
      <w:r>
        <w:rPr>
          <w:i/>
          <w:iCs/>
        </w:rPr>
        <w:t>Applied Spectroscopy</w:t>
      </w:r>
      <w:r>
        <w:t xml:space="preserve"> 80: 198–207. </w:t>
      </w:r>
      <w:hyperlink r:id="rId63">
        <w:r w:rsidR="008E5555">
          <w:rPr>
            <w:rStyle w:val="Hyperlink"/>
          </w:rPr>
          <w:t>https://doi.org/10.1177/00037028251397426</w:t>
        </w:r>
      </w:hyperlink>
      <w:r>
        <w:t>.</w:t>
      </w:r>
    </w:p>
    <w:p w14:paraId="2422D5BD" w14:textId="77777777" w:rsidR="008E5555" w:rsidRDefault="00CB5D2C">
      <w:pPr>
        <w:pStyle w:val="Bibliography"/>
      </w:pPr>
      <w:bookmarkStart w:id="253" w:name="ref-themonarchpressCityAwarded392019"/>
      <w:bookmarkEnd w:id="252"/>
      <w:r>
        <w:t xml:space="preserve">The Monarch Press. 2019. </w:t>
      </w:r>
      <w:r>
        <w:rPr>
          <w:i/>
          <w:iCs/>
        </w:rPr>
        <w:t>City Awarded $3.9 Million in Funding for the Monarch Butterfly Habitat Management Plan</w:t>
      </w:r>
      <w:r>
        <w:t xml:space="preserve">. </w:t>
      </w:r>
      <w:hyperlink r:id="rId64">
        <w:r w:rsidR="008E5555">
          <w:rPr>
            <w:rStyle w:val="Hyperlink"/>
          </w:rPr>
          <w:t>https://www.goletamonarchpress.com/2019/06/city-awarded-3-9-million-in-funding-for-the-monarch-butterfly-habitat-management-plan/</w:t>
        </w:r>
      </w:hyperlink>
      <w:r>
        <w:t>.</w:t>
      </w:r>
    </w:p>
    <w:p w14:paraId="676E71F6" w14:textId="77777777" w:rsidR="008E5555" w:rsidRDefault="00CB5D2C">
      <w:pPr>
        <w:pStyle w:val="Bibliography"/>
      </w:pPr>
      <w:bookmarkStart w:id="254" w:name="ref-thomasClimateChangeRange2010"/>
      <w:bookmarkEnd w:id="253"/>
      <w:r>
        <w:t xml:space="preserve">Thomas, Chris D. 2010. “Climate, Climate Change and Range Boundaries.” </w:t>
      </w:r>
      <w:r>
        <w:rPr>
          <w:i/>
          <w:iCs/>
        </w:rPr>
        <w:t>Diversity and Distributions</w:t>
      </w:r>
      <w:r>
        <w:t xml:space="preserve"> 16: 488–95. </w:t>
      </w:r>
      <w:hyperlink r:id="rId65">
        <w:r w:rsidR="008E5555">
          <w:rPr>
            <w:rStyle w:val="Hyperlink"/>
          </w:rPr>
          <w:t>https://doi.org/10.1111/j.1472-4642.2010.00642.x</w:t>
        </w:r>
      </w:hyperlink>
      <w:r>
        <w:t>.</w:t>
      </w:r>
    </w:p>
    <w:p w14:paraId="1316D8B4" w14:textId="77777777" w:rsidR="008E5555" w:rsidRDefault="00CB5D2C">
      <w:pPr>
        <w:pStyle w:val="Bibliography"/>
      </w:pPr>
      <w:bookmarkStart w:id="255" w:name="X1046fd071f1f4ee466ab0602a852035520c9ac1"/>
      <w:bookmarkEnd w:id="254"/>
      <w:r>
        <w:t xml:space="preserve">Tuskes, P. M., and L. P. Brower. 1978. “Overwintering Ecology of the Monarch Butterfly, Danaus Plexippus L., in California.” </w:t>
      </w:r>
      <w:r>
        <w:rPr>
          <w:i/>
          <w:iCs/>
        </w:rPr>
        <w:t>Ecological Entomology</w:t>
      </w:r>
      <w:r>
        <w:t xml:space="preserve"> 3 (2): 141–53. </w:t>
      </w:r>
      <w:hyperlink r:id="rId66">
        <w:r w:rsidR="008E5555">
          <w:rPr>
            <w:rStyle w:val="Hyperlink"/>
          </w:rPr>
          <w:t>https://doi.org/10.1111/j.1365-2311.1978.tb00912.x</w:t>
        </w:r>
      </w:hyperlink>
      <w:r>
        <w:t>.</w:t>
      </w:r>
    </w:p>
    <w:p w14:paraId="6E842397" w14:textId="77777777" w:rsidR="008E5555" w:rsidRDefault="00CB5D2C">
      <w:pPr>
        <w:pStyle w:val="Bibliography"/>
      </w:pPr>
      <w:bookmarkStart w:id="256" w:name="ref-Urquhart1978Autumnal"/>
      <w:bookmarkEnd w:id="255"/>
      <w:r>
        <w:t xml:space="preserve">Urquhart, F. A., and N. R. Urquhart. 1978. “Autumnal Migration Routes of the Eastern Population of the Monarch Butterfly (Danaus p. plexippus L.; Danaidae; Lepidoptera) in North America to the Overwintering Site in the Neovolcanic Plateau of Mexico.” </w:t>
      </w:r>
      <w:r>
        <w:rPr>
          <w:i/>
          <w:iCs/>
        </w:rPr>
        <w:t>Canadian Journal of Zoology</w:t>
      </w:r>
      <w:r>
        <w:t xml:space="preserve"> 56 (8): 1759–64.</w:t>
      </w:r>
    </w:p>
    <w:p w14:paraId="5E564C84" w14:textId="77777777" w:rsidR="008E5555" w:rsidRDefault="00CB5D2C">
      <w:pPr>
        <w:pStyle w:val="Bibliography"/>
      </w:pPr>
      <w:bookmarkStart w:id="257" w:name="Xd783142e221c1f498e1a166269e53da562bf4b0"/>
      <w:bookmarkEnd w:id="256"/>
      <w:r>
        <w:t xml:space="preserve">U.S. Fish and Wildlife Service. 2024. </w:t>
      </w:r>
      <w:r>
        <w:rPr>
          <w:i/>
          <w:iCs/>
        </w:rPr>
        <w:t>Monarch (Danaus Plexippus) Species Status Assessment Report</w:t>
      </w:r>
      <w:r>
        <w:t xml:space="preserve">. Version 2.3. Washington, DC. </w:t>
      </w:r>
      <w:hyperlink r:id="rId67">
        <w:r w:rsidR="008E5555">
          <w:rPr>
            <w:rStyle w:val="Hyperlink"/>
          </w:rPr>
          <w:t>https://www.fws.gov/media/monarch-butterfly-danaus-plexippus-species-status-assessment-report-version-23</w:t>
        </w:r>
      </w:hyperlink>
      <w:r>
        <w:t>.</w:t>
      </w:r>
    </w:p>
    <w:p w14:paraId="2FC25D1D" w14:textId="77777777" w:rsidR="008E5555" w:rsidRDefault="00CB5D2C">
      <w:pPr>
        <w:pStyle w:val="Bibliography"/>
      </w:pPr>
      <w:bookmarkStart w:id="258" w:name="ref-weissAlbanyHillMonarch2018"/>
      <w:bookmarkEnd w:id="257"/>
      <w:r>
        <w:t xml:space="preserve">Weiss, Stuart B. 2018. </w:t>
      </w:r>
      <w:r>
        <w:rPr>
          <w:i/>
          <w:iCs/>
        </w:rPr>
        <w:t>Albany Hill Monarch Habitat Assessment</w:t>
      </w:r>
      <w:r>
        <w:t>. Creekside Science.</w:t>
      </w:r>
    </w:p>
    <w:p w14:paraId="4E7AF05C" w14:textId="77777777" w:rsidR="008E5555" w:rsidRDefault="00CB5D2C">
      <w:pPr>
        <w:pStyle w:val="Bibliography"/>
      </w:pPr>
      <w:bookmarkStart w:id="259" w:name="Xc01bdb20da0c7c9ca7e98c0d45667aaa343d54a"/>
      <w:bookmarkEnd w:id="258"/>
      <w:r>
        <w:t xml:space="preserve">Weiss, Stuart B., and Paul M. Rich. 2008. </w:t>
      </w:r>
      <w:r>
        <w:rPr>
          <w:i/>
          <w:iCs/>
        </w:rPr>
        <w:t>Recommendations for Restoration of Monarch Butterfly Winter Habitat at Norma B. Gibbs Park, Huntington Beach, CA</w:t>
      </w:r>
      <w:r>
        <w:t xml:space="preserve">. Creekside Center for Earth Observation. </w:t>
      </w:r>
      <w:hyperlink r:id="rId68">
        <w:r w:rsidR="008E5555">
          <w:rPr>
            <w:rStyle w:val="Hyperlink"/>
          </w:rPr>
          <w:t>http://www.creeksidescience.com</w:t>
        </w:r>
      </w:hyperlink>
      <w:r>
        <w:t>.</w:t>
      </w:r>
    </w:p>
    <w:p w14:paraId="5D63D68E" w14:textId="77777777" w:rsidR="008E5555" w:rsidRDefault="00CB5D2C">
      <w:pPr>
        <w:pStyle w:val="Bibliography"/>
      </w:pPr>
      <w:bookmarkStart w:id="260" w:name="ref-weissForestCanopyStructure1991"/>
      <w:bookmarkEnd w:id="259"/>
      <w:r>
        <w:t xml:space="preserve">Weiss, Stuart B., Paul M. Rich, Dennis D. Murphy, William H. Calvert, and Paul R. Ehrlich. 1991. “Forest Canopy Structure at Overwintering Monarch Butterfly Sites: Measurements with Hemispherical Photography.” </w:t>
      </w:r>
      <w:r>
        <w:rPr>
          <w:i/>
          <w:iCs/>
        </w:rPr>
        <w:t>Conservation Biology</w:t>
      </w:r>
      <w:r>
        <w:t xml:space="preserve"> 5 (2): 165–75. </w:t>
      </w:r>
      <w:hyperlink r:id="rId69">
        <w:r w:rsidR="008E5555">
          <w:rPr>
            <w:rStyle w:val="Hyperlink"/>
          </w:rPr>
          <w:t>https://doi.org/10.1111/j.1523-1739.1991.tb00121.x</w:t>
        </w:r>
      </w:hyperlink>
      <w:r>
        <w:t>.</w:t>
      </w:r>
    </w:p>
    <w:p w14:paraId="5A2AFD52" w14:textId="77777777" w:rsidR="008E5555" w:rsidRDefault="00CB5D2C">
      <w:pPr>
        <w:pStyle w:val="Bibliography"/>
      </w:pPr>
      <w:bookmarkStart w:id="261" w:name="X47fc10ad90cfd19e2fde7b440ba45ebe622ae98"/>
      <w:bookmarkEnd w:id="260"/>
      <w:r>
        <w:t xml:space="preserve">Xerces Society. 2016. </w:t>
      </w:r>
      <w:r>
        <w:rPr>
          <w:i/>
          <w:iCs/>
        </w:rPr>
        <w:t>State of the Monarch Overwintering Sites in California</w:t>
      </w:r>
      <w:r>
        <w:t xml:space="preserve">. 16-015_01. The Xerces Society for Invertebrate Conservation. </w:t>
      </w:r>
      <w:hyperlink r:id="rId70">
        <w:r w:rsidR="008E5555">
          <w:rPr>
            <w:rStyle w:val="Hyperlink"/>
          </w:rPr>
          <w:t>https://www.xerces.org/sites/default/files/2018-05/16-015_01_XercesSoc_State-of-Monarch-Overwintering-Sites-in-California_web.pdf</w:t>
        </w:r>
      </w:hyperlink>
      <w:r>
        <w:t>.</w:t>
      </w:r>
    </w:p>
    <w:p w14:paraId="3E4516AB" w14:textId="77777777" w:rsidR="008E5555" w:rsidRDefault="00CB5D2C">
      <w:pPr>
        <w:pStyle w:val="Bibliography"/>
      </w:pPr>
      <w:bookmarkStart w:id="262" w:name="Xcd4032f8c0c54cadb36d3bed142b2e58516b915"/>
      <w:bookmarkEnd w:id="261"/>
      <w:r>
        <w:t xml:space="preserve">Xerces Society. 2018. </w:t>
      </w:r>
      <w:r>
        <w:rPr>
          <w:i/>
          <w:iCs/>
        </w:rPr>
        <w:t>Managing for Monarchs in the West: Best Management Practices for Conserving the Monarch Butterfly and Its Habitat</w:t>
      </w:r>
      <w:r>
        <w:t xml:space="preserve">. The Xerces Society for Invertebrate Conservation. </w:t>
      </w:r>
      <w:hyperlink r:id="rId71">
        <w:r w:rsidR="008E5555">
          <w:rPr>
            <w:rStyle w:val="Hyperlink"/>
          </w:rPr>
          <w:t>www.xerces.org</w:t>
        </w:r>
      </w:hyperlink>
      <w:r>
        <w:t>.</w:t>
      </w:r>
    </w:p>
    <w:p w14:paraId="7B837CD4" w14:textId="77777777" w:rsidR="008E5555" w:rsidRDefault="00CB5D2C">
      <w:pPr>
        <w:pStyle w:val="Bibliography"/>
      </w:pPr>
      <w:bookmarkStart w:id="263" w:name="Xe450b06c6d1a85d78d67f1c710156611fcbfe9f"/>
      <w:bookmarkEnd w:id="262"/>
      <w:r>
        <w:t xml:space="preserve">Xerces Society. 2025a. </w:t>
      </w:r>
      <w:r>
        <w:rPr>
          <w:i/>
          <w:iCs/>
        </w:rPr>
        <w:t>Western Monarch Butterfly Population Declines to Near Record Low</w:t>
      </w:r>
      <w:r>
        <w:t xml:space="preserve">. </w:t>
      </w:r>
      <w:hyperlink r:id="rId72">
        <w:r w:rsidR="008E5555">
          <w:rPr>
            <w:rStyle w:val="Hyperlink"/>
          </w:rPr>
          <w:t>https://www.xerces.org/press/western-monarch-butterfly-population-declines-to-near-record-low</w:t>
        </w:r>
      </w:hyperlink>
      <w:r>
        <w:t>.</w:t>
      </w:r>
    </w:p>
    <w:p w14:paraId="7E58C1A1" w14:textId="77777777" w:rsidR="008E5555" w:rsidRDefault="00CB5D2C">
      <w:pPr>
        <w:pStyle w:val="Bibliography"/>
      </w:pPr>
      <w:bookmarkStart w:id="264" w:name="X237d14614a4d6f4d9de640dcd653ce86ed77ba6"/>
      <w:bookmarkEnd w:id="263"/>
      <w:r>
        <w:t xml:space="preserve">Xerces Society. 2025b. </w:t>
      </w:r>
      <w:r>
        <w:rPr>
          <w:i/>
          <w:iCs/>
        </w:rPr>
        <w:t>Western Monarch Thanksgiving Count and New Year’s Count Data, 1997-2025</w:t>
      </w:r>
      <w:r>
        <w:t xml:space="preserve">. </w:t>
      </w:r>
      <w:hyperlink r:id="rId73">
        <w:r w:rsidR="008E5555">
          <w:rPr>
            <w:rStyle w:val="Hyperlink"/>
          </w:rPr>
          <w:t>https://westernmonarchcount.org/</w:t>
        </w:r>
      </w:hyperlink>
      <w:r>
        <w:t>.</w:t>
      </w:r>
    </w:p>
    <w:p w14:paraId="2E093DFE" w14:textId="77777777" w:rsidR="008E5555" w:rsidRDefault="00CB5D2C">
      <w:pPr>
        <w:pStyle w:val="Bibliography"/>
      </w:pPr>
      <w:bookmarkStart w:id="265" w:name="Xcb6650d11f9aa2ba06aca5a06d06562d008ccdf"/>
      <w:bookmarkEnd w:id="264"/>
      <w:r>
        <w:t xml:space="preserve">Yang, Louie H., Dmitry Ostrovsky, Matthew C. Rogers, and Jeffery M. Welker. 2016. “Intra‐population Variation in the Natal Origins and Wing Morphology of Overwintering Western Monarch Butterflies Danaus Plexippus.” </w:t>
      </w:r>
      <w:r>
        <w:rPr>
          <w:i/>
          <w:iCs/>
        </w:rPr>
        <w:t>Ecography</w:t>
      </w:r>
      <w:r>
        <w:t xml:space="preserve"> 39 (10): 998–1007. </w:t>
      </w:r>
      <w:hyperlink r:id="rId74">
        <w:r w:rsidR="008E5555">
          <w:rPr>
            <w:rStyle w:val="Hyperlink"/>
          </w:rPr>
          <w:t>https://doi.org/10.1111/ecog.01994</w:t>
        </w:r>
      </w:hyperlink>
      <w:r>
        <w:t>.</w:t>
      </w:r>
      <w:bookmarkEnd w:id="206"/>
      <w:bookmarkEnd w:id="265"/>
    </w:p>
    <w:sectPr w:rsidR="008E5555">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4" w:author="jediffendorfer@usgs.gov" w:date="2026-04-21T07:16:00Z" w:initials="je">
    <w:p w14:paraId="0B94EC2D" w14:textId="77FACC04" w:rsidR="00000000" w:rsidRDefault="00000000">
      <w:pPr>
        <w:pStyle w:val="CommentText"/>
      </w:pPr>
      <w:r>
        <w:rPr>
          <w:rStyle w:val="CommentReference"/>
        </w:rPr>
        <w:annotationRef/>
      </w:r>
      <w:r w:rsidRPr="1013B920">
        <w:t>if space, you may want to describe the effect with more detail.  I can't tell the direction of the interactive effect for example</w:t>
      </w:r>
    </w:p>
  </w:comment>
  <w:comment w:id="7" w:author="jediffendorfer@usgs.gov" w:date="2026-04-21T07:16:00Z" w:initials="je">
    <w:p w14:paraId="2CBE394F" w14:textId="484A2994" w:rsidR="00000000" w:rsidRDefault="00000000">
      <w:pPr>
        <w:pStyle w:val="CommentText"/>
      </w:pPr>
      <w:r>
        <w:rPr>
          <w:rStyle w:val="CommentReference"/>
        </w:rPr>
        <w:annotationRef/>
      </w:r>
      <w:r w:rsidRPr="41F14E1B">
        <w:t>if space, you may want to describe the effect with more detail.  I can't tell the direction of the interactive effect for example</w:t>
      </w:r>
    </w:p>
  </w:comment>
  <w:comment w:id="9" w:author="jediffendorfer@usgs.gov" w:date="2026-04-21T07:19:00Z" w:initials="je">
    <w:p w14:paraId="17A9F8C4" w14:textId="5EF6CF28" w:rsidR="00000000" w:rsidRDefault="00000000">
      <w:pPr>
        <w:pStyle w:val="CommentText"/>
      </w:pPr>
      <w:r>
        <w:rPr>
          <w:rStyle w:val="CommentReference"/>
        </w:rPr>
        <w:annotationRef/>
      </w:r>
      <w:r w:rsidRPr="793CC013">
        <w:t xml:space="preserve">check to see if journal wants these alphabetized </w:t>
      </w:r>
    </w:p>
  </w:comment>
  <w:comment w:id="57" w:author="Francis X. Villablanca" w:date="2026-05-09T09:25:00Z" w:initials="FV">
    <w:p w14:paraId="5A312D04" w14:textId="7FC2A6CA" w:rsidR="00000000" w:rsidRDefault="00000000">
      <w:pPr>
        <w:pStyle w:val="CommentText"/>
      </w:pPr>
      <w:r>
        <w:rPr>
          <w:rStyle w:val="CommentReference"/>
        </w:rPr>
        <w:annotationRef/>
      </w:r>
      <w:r w:rsidRPr="295DF5E5">
        <w:t>Tsai, C.C., Childers, R.A., Nan Shi, N., Ren, C., Pelaez, J.N., Bernard, G.D., Pierce, N.E. and Yu, N., 2020. Physical and behavioral adaptations to prevent overheating of the living wings of butterflies. </w:t>
      </w:r>
      <w:r w:rsidRPr="659F3318">
        <w:rPr>
          <w:i/>
          <w:iCs/>
        </w:rPr>
        <w:t>Nature communications</w:t>
      </w:r>
      <w:r w:rsidRPr="1D7132AF">
        <w:t>, </w:t>
      </w:r>
      <w:r w:rsidRPr="39C59485">
        <w:rPr>
          <w:i/>
          <w:iCs/>
        </w:rPr>
        <w:t>11</w:t>
      </w:r>
      <w:r w:rsidRPr="5A2A6697">
        <w:t>(1), p.551.</w:t>
      </w:r>
    </w:p>
    <w:p w14:paraId="63423F64" w14:textId="04163A2D" w:rsidR="00000000" w:rsidRDefault="00000000">
      <w:pPr>
        <w:pStyle w:val="CommentText"/>
      </w:pPr>
      <w:r w:rsidRPr="06F86994">
        <w:t>Munro, J.T., Medina, I., Walker, K., Moussalli, A., Kearney, M.R., Dyer, A.G., Garcia, J., Rankin, K.J. and Stuart-Fox, D., 2019. Climate is a strong predictor of near-infrared reflectance but a poor predictor of colour in butterflies. </w:t>
      </w:r>
      <w:r w:rsidRPr="08D2D48E">
        <w:rPr>
          <w:i/>
          <w:iCs/>
        </w:rPr>
        <w:t>Proceedings of the Royal Society B: Biological Sciences</w:t>
      </w:r>
      <w:r w:rsidRPr="11FB01AA">
        <w:t>, </w:t>
      </w:r>
      <w:r w:rsidRPr="43ECB82E">
        <w:rPr>
          <w:i/>
          <w:iCs/>
        </w:rPr>
        <w:t>286</w:t>
      </w:r>
      <w:r w:rsidRPr="40F92638">
        <w:t>(1898).</w:t>
      </w:r>
    </w:p>
    <w:p w14:paraId="1DC3FC80" w14:textId="40444223" w:rsidR="00000000" w:rsidRDefault="00000000">
      <w:pPr>
        <w:pStyle w:val="CommentText"/>
      </w:pPr>
      <w:r w:rsidRPr="15EA8732">
        <w:t>Krishna, A., Nie, X., Briscoe, A.D. and Lee, J., 2021. Air temperature drives the evolution of mid-infrared optical properties of butterfly wings. </w:t>
      </w:r>
      <w:r w:rsidRPr="5A4D9B88">
        <w:rPr>
          <w:i/>
          <w:iCs/>
        </w:rPr>
        <w:t>Scientific reports</w:t>
      </w:r>
      <w:r w:rsidRPr="2DCD7EA0">
        <w:t>, </w:t>
      </w:r>
      <w:r w:rsidRPr="626D4079">
        <w:rPr>
          <w:i/>
          <w:iCs/>
        </w:rPr>
        <w:t>11</w:t>
      </w:r>
      <w:r w:rsidRPr="44E05010">
        <w:t>(1), p.24143.</w:t>
      </w:r>
    </w:p>
    <w:p w14:paraId="731AD200" w14:textId="6384DA65" w:rsidR="00000000" w:rsidRDefault="00000000">
      <w:pPr>
        <w:pStyle w:val="CommentText"/>
      </w:pPr>
      <w:r w:rsidRPr="21A97A69">
        <w:t>I wanted to incorporate these references as examples so that we can benefit from them in the discussion.</w:t>
      </w:r>
    </w:p>
  </w:comment>
  <w:comment w:id="61" w:author="jediffendorfer@usgs.gov" w:date="2026-04-21T07:37:00Z" w:initials="je">
    <w:p w14:paraId="66DC5E27" w14:textId="07C1760D" w:rsidR="00000000" w:rsidRDefault="00000000">
      <w:pPr>
        <w:pStyle w:val="CommentText"/>
      </w:pPr>
      <w:r>
        <w:rPr>
          <w:rStyle w:val="CommentReference"/>
        </w:rPr>
        <w:annotationRef/>
      </w:r>
      <w:r w:rsidRPr="69C2F0D1">
        <w:t xml:space="preserve">To me the science is not convincing enough for 'results from'.  </w:t>
      </w:r>
    </w:p>
  </w:comment>
  <w:comment w:id="62" w:author="Francis X. Villablanca" w:date="2026-05-09T09:37:00Z" w:initials="FV">
    <w:p w14:paraId="6FE14336" w14:textId="7D91CFE0" w:rsidR="00000000" w:rsidRDefault="00000000">
      <w:pPr>
        <w:pStyle w:val="CommentText"/>
      </w:pPr>
      <w:r>
        <w:rPr>
          <w:rStyle w:val="CommentReference"/>
        </w:rPr>
        <w:annotationRef/>
      </w:r>
      <w:r w:rsidRPr="3F4248A7">
        <w:t>Agree!</w:t>
      </w:r>
    </w:p>
  </w:comment>
  <w:comment w:id="68" w:author="jediffendorfer@usgs.gov" w:date="2026-04-21T07:58:00Z" w:initials="je">
    <w:p w14:paraId="44992847" w14:textId="4A6774F7" w:rsidR="00000000" w:rsidRDefault="00000000">
      <w:pPr>
        <w:pStyle w:val="CommentText"/>
      </w:pPr>
      <w:r>
        <w:rPr>
          <w:rStyle w:val="CommentReference"/>
        </w:rPr>
        <w:annotationRef/>
      </w:r>
      <w:r w:rsidRPr="02F97FE9">
        <w:t>Above i deleted abundance, but now I'm wondering about the best term to use.  In reality, you are measuring the abundance of monarchs in a cluster. perhaps just call it "cluster size", but define it someplace above??</w:t>
      </w:r>
    </w:p>
  </w:comment>
  <w:comment w:id="69" w:author="jediffendorfer@usgs.gov" w:date="2026-04-21T08:04:00Z" w:initials="je">
    <w:p w14:paraId="5E8C44DC" w14:textId="4C0A190C" w:rsidR="00000000" w:rsidRDefault="00000000">
      <w:pPr>
        <w:pStyle w:val="CommentText"/>
      </w:pPr>
      <w:r>
        <w:rPr>
          <w:rStyle w:val="CommentReference"/>
        </w:rPr>
        <w:annotationRef/>
      </w:r>
      <w:r w:rsidRPr="2350406D">
        <w:t xml:space="preserve">Can you tie this back to clusters more? The wording here seems to be missing the biology.  The monitoring location was tied to a cluster...I assume you did not place cameras in locations with no clusters.  So the entire methodology was based around finding a cluster, setting up the system and monitoring that cluster for some time period.  </w:t>
      </w:r>
    </w:p>
  </w:comment>
  <w:comment w:id="77" w:author="pibsen@usgs.gov" w:date="2026-04-15T08:53:00Z" w:initials="pi">
    <w:p w14:paraId="6BAA2F2D" w14:textId="78C769E5" w:rsidR="00000000" w:rsidRDefault="00000000">
      <w:pPr>
        <w:pStyle w:val="CommentText"/>
      </w:pPr>
      <w:r>
        <w:rPr>
          <w:rStyle w:val="CommentReference"/>
        </w:rPr>
        <w:annotationRef/>
      </w:r>
      <w:r w:rsidRPr="371733F1">
        <w:t>Do you mean normal distributions? If so I would say that, a non-normal distribution or bi-modal isn't data misbehaving. Sometimes you don't think data be like it is, but it do :)</w:t>
      </w:r>
    </w:p>
  </w:comment>
  <w:comment w:id="78" w:author="pibsen@usgs.gov" w:date="2026-04-15T08:53:00Z" w:initials="pi">
    <w:p w14:paraId="772E753F" w14:textId="1B7D1E6E" w:rsidR="00000000" w:rsidRDefault="00000000">
      <w:pPr>
        <w:pStyle w:val="CommentText"/>
      </w:pPr>
      <w:r>
        <w:rPr>
          <w:rStyle w:val="CommentReference"/>
        </w:rPr>
        <w:annotationRef/>
      </w:r>
      <w:r w:rsidRPr="1D5BF41B">
        <w:t>I'd remove. This is an interpretation and should not be included in the analysis description</w:t>
      </w:r>
    </w:p>
  </w:comment>
  <w:comment w:id="81" w:author="jediffendorfer@usgs.gov" w:date="2026-04-21T08:43:00Z" w:initials="je">
    <w:p w14:paraId="77F12E86" w14:textId="4F921E72" w:rsidR="00000000" w:rsidRDefault="00000000">
      <w:pPr>
        <w:pStyle w:val="CommentText"/>
      </w:pPr>
      <w:r>
        <w:rPr>
          <w:rStyle w:val="CommentReference"/>
        </w:rPr>
        <w:annotationRef/>
      </w:r>
      <w:r w:rsidRPr="5F63CB7E">
        <w:t xml:space="preserve">A bit confused about the candidate model set. 4 explanatory variables.  4! = 24 x 2 = 48. So you did just 4 additional models with interactions and smoothing terms? If so, few I'd explain them specifically...I expected more. </w:t>
      </w:r>
    </w:p>
  </w:comment>
  <w:comment w:id="82" w:author="Francis X. Villablanca" w:date="2026-05-09T09:56:00Z" w:initials="FV">
    <w:p w14:paraId="7387D461" w14:textId="7859EC37" w:rsidR="00000000" w:rsidRDefault="00000000">
      <w:pPr>
        <w:pStyle w:val="CommentText"/>
      </w:pPr>
      <w:r>
        <w:rPr>
          <w:rStyle w:val="CommentReference"/>
        </w:rPr>
        <w:annotationRef/>
      </w:r>
      <w:r w:rsidRPr="3BF9D689">
        <w:t>Kyle, please confirm.</w:t>
      </w:r>
    </w:p>
  </w:comment>
  <w:comment w:id="83" w:author="jediffendorfer@usgs.gov" w:date="2026-04-21T09:43:00Z" w:initials="je">
    <w:p w14:paraId="78E862F4" w14:textId="72406341" w:rsidR="00000000" w:rsidRDefault="00000000">
      <w:pPr>
        <w:pStyle w:val="CommentText"/>
      </w:pPr>
      <w:r>
        <w:rPr>
          <w:rStyle w:val="CommentReference"/>
        </w:rPr>
        <w:annotationRef/>
      </w:r>
      <w:r w:rsidRPr="0657C3F1">
        <w:t xml:space="preserve">I think, but am not sure...so I propose you might have stronger inference if you took the top models from the initial set of candidate models and competed those against similarly structured "threshold" models..but vary the threshold..2m/s, 4, 8, etc. </w:t>
      </w:r>
    </w:p>
  </w:comment>
  <w:comment w:id="84" w:author="Francis X. Villablanca" w:date="2026-05-09T10:00:00Z" w:initials="FV">
    <w:p w14:paraId="58E5B517" w14:textId="11F69E62" w:rsidR="00000000" w:rsidRDefault="00000000">
      <w:pPr>
        <w:pStyle w:val="CommentText"/>
      </w:pPr>
      <w:r>
        <w:rPr>
          <w:rStyle w:val="CommentReference"/>
        </w:rPr>
        <w:annotationRef/>
      </w:r>
      <w:r w:rsidRPr="638B768F">
        <w:t xml:space="preserve">Yes, I see. We should keep this thought in mind if we need to reanalyze. But, because the data are the same, and the model structure is the same (except for inclusion and exclusion of thresholds) the AICs should be comparable. </w:t>
      </w:r>
    </w:p>
  </w:comment>
  <w:comment w:id="86" w:author="jediffendorfer@usgs.gov" w:date="2026-04-21T09:47:00Z" w:initials="je">
    <w:p w14:paraId="1ADCA129" w14:textId="332E29B6" w:rsidR="00000000" w:rsidRDefault="00000000">
      <w:pPr>
        <w:pStyle w:val="CommentText"/>
      </w:pPr>
      <w:r>
        <w:rPr>
          <w:rStyle w:val="CommentReference"/>
        </w:rPr>
        <w:annotationRef/>
      </w:r>
      <w:r w:rsidRPr="6AD63059">
        <w:t>see my comment below about checking log-likelihood when models vary by just one parameter....a known issue with AIC give the -2*number of parameters in the formula.</w:t>
      </w:r>
    </w:p>
  </w:comment>
  <w:comment w:id="87" w:author="Francis X. Villablanca" w:date="2026-05-09T10:02:00Z" w:initials="FV">
    <w:p w14:paraId="261A1762" w14:textId="5664236C" w:rsidR="00000000" w:rsidRDefault="00000000">
      <w:pPr>
        <w:pStyle w:val="CommentText"/>
      </w:pPr>
      <w:r>
        <w:rPr>
          <w:rStyle w:val="CommentReference"/>
        </w:rPr>
        <w:annotationRef/>
      </w:r>
      <w:r w:rsidRPr="3468FAD8">
        <w:t>Good call Jay. Yes Kyle, please have a look and add a clause or sentence here.</w:t>
      </w:r>
    </w:p>
  </w:comment>
  <w:comment w:id="90" w:author="jediffendorfer@usgs.gov" w:date="2026-04-21T14:34:00Z" w:initials="je">
    <w:p w14:paraId="5645798E" w14:textId="14CDFC38" w:rsidR="00000000" w:rsidRDefault="00000000">
      <w:pPr>
        <w:pStyle w:val="CommentText"/>
      </w:pPr>
      <w:r>
        <w:rPr>
          <w:rStyle w:val="CommentReference"/>
        </w:rPr>
        <w:annotationRef/>
      </w:r>
      <w:r w:rsidRPr="3A1DBE40">
        <w:t>groups of predictors?</w:t>
      </w:r>
    </w:p>
  </w:comment>
  <w:comment w:id="91" w:author="jediffendorfer@usgs.gov" w:date="2026-04-21T14:36:00Z" w:initials="je">
    <w:p w14:paraId="365E2CA2" w14:textId="6EBB1CC3" w:rsidR="00000000" w:rsidRDefault="00000000">
      <w:pPr>
        <w:pStyle w:val="CommentText"/>
      </w:pPr>
      <w:r>
        <w:rPr>
          <w:rStyle w:val="CommentReference"/>
        </w:rPr>
        <w:annotationRef/>
      </w:r>
      <w:r w:rsidRPr="7A2E206A">
        <w:t>I've always really liked papers that end paragraphs like this with: "the final set of predictor variables was: X, Y, Z, A, D...."</w:t>
      </w:r>
    </w:p>
  </w:comment>
  <w:comment w:id="93" w:author="pibsen@usgs.gov" w:date="2026-04-15T09:29:00Z" w:initials="pi">
    <w:p w14:paraId="7298568D" w14:textId="57909B53" w:rsidR="00000000" w:rsidRDefault="00000000">
      <w:pPr>
        <w:pStyle w:val="CommentText"/>
      </w:pPr>
      <w:r>
        <w:rPr>
          <w:rStyle w:val="CommentReference"/>
        </w:rPr>
        <w:annotationRef/>
      </w:r>
      <w:r w:rsidRPr="34EFB2FB">
        <w:t>Needs labeling as Figure 1, and needs to be citied in the text when described</w:t>
      </w:r>
    </w:p>
  </w:comment>
  <w:comment w:id="94" w:author="pibsen@usgs.gov" w:date="2026-04-15T09:42:00Z" w:initials="pi">
    <w:p w14:paraId="4B49C09A" w14:textId="34597659" w:rsidR="00000000" w:rsidRDefault="00000000">
      <w:pPr>
        <w:pStyle w:val="CommentText"/>
      </w:pPr>
      <w:r>
        <w:rPr>
          <w:rStyle w:val="CommentReference"/>
        </w:rPr>
        <w:annotationRef/>
      </w:r>
      <w:r w:rsidRPr="4AE886EA">
        <w:t>Also maybe this is just a Latex issue, but I notice all the figures don't have a Figure XXX label</w:t>
      </w:r>
    </w:p>
  </w:comment>
  <w:comment w:id="97" w:author="jediffendorfer@usgs.gov" w:date="2026-04-21T10:30:00Z" w:initials="je">
    <w:p w14:paraId="61DD271B" w14:textId="14316671" w:rsidR="00000000" w:rsidRDefault="00000000">
      <w:pPr>
        <w:pStyle w:val="CommentText"/>
      </w:pPr>
      <w:r>
        <w:rPr>
          <w:rStyle w:val="CommentReference"/>
        </w:rPr>
        <w:annotationRef/>
      </w:r>
      <w:r w:rsidRPr="51AB98A4">
        <w:t>What is an observation here...an observation hour..and observation of a cluster (do you mean peak clustering activity)?  196 of 1014 total observation hours occurred at 4 or 196 of the 4pm obsevations had a cluster? How did you handle the issue that each hour of the day was not sampled equally?  confused about what this means.  Figures in this section would be great...a histogram of the BI data, and something showing the temporal trends/peak activity</w:t>
      </w:r>
    </w:p>
  </w:comment>
  <w:comment w:id="99" w:author="jediffendorfer@usgs.gov" w:date="2026-04-21T10:51:00Z" w:initials="je">
    <w:p w14:paraId="58AC1AC7" w14:textId="63A6AD15" w:rsidR="00000000" w:rsidRDefault="00000000">
      <w:pPr>
        <w:pStyle w:val="CommentText"/>
      </w:pPr>
      <w:r>
        <w:rPr>
          <w:rStyle w:val="CommentReference"/>
        </w:rPr>
        <w:annotationRef/>
      </w:r>
      <w:r w:rsidRPr="6D04E3D5">
        <w:t xml:space="preserve">this section surprised me as I don't recall it described in the methods (searched for "regression") and its very duplicative to/slightly at odds with, the broader model-selection/multi-model inference approach described in the methods. Its almost like you did this big MMI approach, because its better than single model inference, but then threw in a single model. I think you can emphasize the 'negative result' that wind speed does not explain BI with the MMI table and a scatterplot. Table 1 clearly shows no </w:t>
      </w:r>
      <w:r w:rsidRPr="6D04E3D5">
        <w:t>support for wind as an explanatory variable, but does make the case for a sun by wind interaction (which is interesting). In terms of plotting the wind-BI relationship...are you better off estimating this from from M24, not a simple linear regression? M24 likely has much higher fit than a simple model, and you can see the wind-BI relationship after accounting for the other covariates...maybe?</w:t>
      </w:r>
    </w:p>
  </w:comment>
  <w:comment w:id="100" w:author="Francis X. Villablanca" w:date="2026-05-09T10:26:00Z" w:initials="FV">
    <w:p w14:paraId="3CB3173C" w14:textId="676B1481" w:rsidR="00000000" w:rsidRDefault="00000000">
      <w:pPr>
        <w:pStyle w:val="CommentText"/>
      </w:pPr>
      <w:r>
        <w:rPr>
          <w:rStyle w:val="CommentReference"/>
        </w:rPr>
        <w:annotationRef/>
      </w:r>
      <w:r w:rsidRPr="1965FB57">
        <w:t xml:space="preserve"> I think the idea with this regression was to test the simplest hypothesis in the simplest way, so that we could convince the largest number of people that the simple approach (which is how many managers think about it) leads to no support for wind is an explanatory variable. Early on, we got the feedback that the simple analysis was necessary as a bridge to MMI. So, here it is...  I added word sauce to make it more palatable. </w:t>
      </w:r>
    </w:p>
  </w:comment>
  <w:comment w:id="101" w:author="pibsen@usgs.gov" w:date="2026-04-15T09:44:00Z" w:initials="pi">
    <w:p w14:paraId="6268785F" w14:textId="3591F01F" w:rsidR="00000000" w:rsidRDefault="00000000">
      <w:pPr>
        <w:pStyle w:val="CommentText"/>
      </w:pPr>
      <w:r>
        <w:rPr>
          <w:rStyle w:val="CommentReference"/>
        </w:rPr>
        <w:annotationRef/>
      </w:r>
      <w:r w:rsidRPr="2DF1D818">
        <w:t>Fig 2 &amp; 3 could be combined into a two-panel figure to reduce space. They have the same axis and analytical approach.</w:t>
      </w:r>
    </w:p>
  </w:comment>
  <w:comment w:id="102" w:author="Francis X. Villablanca" w:date="2026-05-09T10:27:00Z" w:initials="FV">
    <w:p w14:paraId="03F0A350" w14:textId="44BE3B70" w:rsidR="00000000" w:rsidRDefault="00000000">
      <w:pPr>
        <w:pStyle w:val="CommentText"/>
      </w:pPr>
      <w:r>
        <w:rPr>
          <w:rStyle w:val="CommentReference"/>
        </w:rPr>
        <w:annotationRef/>
      </w:r>
      <w:r w:rsidRPr="65B90966">
        <w:t xml:space="preserve">Good suggestion! </w:t>
      </w:r>
    </w:p>
  </w:comment>
  <w:comment w:id="103" w:author="pibsen@usgs.gov" w:date="2026-04-15T09:31:00Z" w:initials="pi">
    <w:p w14:paraId="63C15FD9" w14:textId="3B42BE09" w:rsidR="00000000" w:rsidRDefault="00000000">
      <w:pPr>
        <w:pStyle w:val="CommentText"/>
      </w:pPr>
      <w:r>
        <w:rPr>
          <w:rStyle w:val="CommentReference"/>
        </w:rPr>
        <w:annotationRef/>
      </w:r>
      <w:r w:rsidRPr="2940576B">
        <w:t>Interpretation should be moved to discussion</w:t>
      </w:r>
    </w:p>
  </w:comment>
  <w:comment w:id="104" w:author="Francis X. Villablanca" w:date="1900-01-01T00:00:00Z" w:initials="FV">
    <w:p w14:paraId="30910ACB" w14:textId="26361DC3" w:rsidR="00000000" w:rsidRDefault="00000000">
      <w:pPr>
        <w:pStyle w:val="CommentText"/>
      </w:pPr>
      <w:r>
        <w:rPr>
          <w:rStyle w:val="CommentReference"/>
        </w:rPr>
        <w:annotationRef/>
      </w:r>
      <w:r w:rsidRPr="4290296D">
        <w:t>I reworded to make it a result. That was the intention.</w:t>
      </w:r>
    </w:p>
  </w:comment>
  <w:comment w:id="110" w:author="jediffendorfer@usgs.gov" w:date="2026-04-21T08:35:00Z" w:initials="je">
    <w:p w14:paraId="33B91646" w14:textId="27AE5FDC" w:rsidR="00000000" w:rsidRDefault="00000000">
      <w:pPr>
        <w:pStyle w:val="CommentText"/>
      </w:pPr>
      <w:r>
        <w:rPr>
          <w:rStyle w:val="CommentReference"/>
        </w:rPr>
        <w:annotationRef/>
      </w:r>
      <w:r w:rsidRPr="700BEA7E">
        <w:t>I'd check the log-likelihood of M24 vs M22.  If similar, M24s AIC is likely changing because it has one more parameter, not because it has a better fit.   If you have Burnham and Andersons' book, see page 130-131.  Any time 2 models vary by less than 2 AIC, but have a 1 parameter difference, it's worth looking at the log likelihoods.</w:t>
      </w:r>
    </w:p>
  </w:comment>
  <w:comment w:id="112" w:author="jediffendorfer@usgs.gov" w:date="2026-04-21T14:57:00Z" w:initials="je">
    <w:p w14:paraId="516380D2" w14:textId="2CFE9B16" w:rsidR="00000000" w:rsidRDefault="00000000">
      <w:pPr>
        <w:pStyle w:val="CommentText"/>
      </w:pPr>
      <w:r>
        <w:rPr>
          <w:rStyle w:val="CommentReference"/>
        </w:rPr>
        <w:annotationRef/>
      </w:r>
      <w:r w:rsidRPr="411441CA">
        <w:t>I'm used to NOT seeing this sort of following up when papers use a Model Selection/Multi Model inference approach.  Burnham and Anderson actually state "Do not include test statistics and P-values when using the information-theoretic approach as this inappropriately mixes different analysis paradigms".  What is typically done after reporting the top models, is to estimate the key parameters using methods that incorporate the model weights into both the parameter estimate and its uncertainty...no p-values...</w:t>
      </w:r>
      <w:r w:rsidRPr="411441CA">
        <w:t xml:space="preserve">just a beta and its confidence interval. Some folks look for confience intervals that don't overlap zero, but some do not.  Why use just the best fit model when it only has 86% of the weight?...why not include the additional model selection uncertainty into the parameter estimates...it's one of the key points of the MMI paradigm. </w:t>
      </w:r>
    </w:p>
  </w:comment>
  <w:comment w:id="113" w:author="Francis X. Villablanca" w:date="2026-05-09T10:52:00Z" w:initials="FV">
    <w:p w14:paraId="2B3A26AF" w14:textId="1731AC0B" w:rsidR="00000000" w:rsidRDefault="00000000">
      <w:pPr>
        <w:pStyle w:val="CommentText"/>
      </w:pPr>
      <w:r>
        <w:rPr>
          <w:rStyle w:val="CommentReference"/>
        </w:rPr>
        <w:annotationRef/>
      </w:r>
      <w:r w:rsidRPr="21E48AF1">
        <w:t xml:space="preserve">I see now.  Yes, your comment makes </w:t>
      </w:r>
      <w:r w:rsidRPr="7B7D126A">
        <w:t xml:space="preserve">sense 100% now. Likewise, I think I see why you would make the comment, as it is legitimate. </w:t>
      </w:r>
    </w:p>
    <w:p w14:paraId="50E8D68A" w14:textId="0FF155CB" w:rsidR="00000000" w:rsidRDefault="00000000">
      <w:pPr>
        <w:pStyle w:val="CommentText"/>
      </w:pPr>
    </w:p>
    <w:p w14:paraId="7C30154E" w14:textId="065D317E" w:rsidR="00000000" w:rsidRDefault="00000000">
      <w:pPr>
        <w:pStyle w:val="CommentText"/>
      </w:pPr>
      <w:r w:rsidRPr="4C7D0783">
        <w:t>So, in fact, our models are all about assessing if wind has an impact, and not specifically what that impact is. We are in fact not interested in estimating the parameter values (values for wind alone would not make sense). Instead, we are trying to address best fit and if wind alone is ever in the best fit model, or if wind is only in models with more parameters and with interactions. Then, as we show below, we can select best fit models, but have not really sampled parameters space well enough for us to b</w:t>
      </w:r>
      <w:r w:rsidRPr="4C7D0783">
        <w:t>elieve all of the resultant estimated perimeter values. This makes sense. We did not set out to estimate perimeter values, we set out to determine wether wind alone was a good predictor. That result seemed to simple, so we also explore additional parameters that are available from the data collected. Honestly, sun light had an obvious visual effect, so we included it... Does th</w:t>
      </w:r>
      <w:r w:rsidRPr="4C7D0783">
        <w:t>is align our thinking?</w:t>
      </w:r>
    </w:p>
  </w:comment>
  <w:comment w:id="114" w:author="jediffendorfer@usgs.gov" w:date="2026-04-21T11:03:00Z" w:initials="je">
    <w:p w14:paraId="21DE82DD" w14:textId="4E69805E" w:rsidR="00000000" w:rsidRDefault="00000000">
      <w:pPr>
        <w:pStyle w:val="CommentText"/>
      </w:pPr>
      <w:r>
        <w:rPr>
          <w:rStyle w:val="CommentReference"/>
        </w:rPr>
        <w:annotationRef/>
      </w:r>
      <w:r w:rsidRPr="7B81A57B">
        <w:t xml:space="preserve">wow...crazy low.  </w:t>
      </w:r>
    </w:p>
  </w:comment>
  <w:comment w:id="116" w:author="jediffendorfer@usgs.gov" w:date="2026-04-21T10:58:00Z" w:initials="je">
    <w:p w14:paraId="29AA552A" w14:textId="76E4ECB4" w:rsidR="00000000" w:rsidRDefault="00000000">
      <w:pPr>
        <w:pStyle w:val="CommentText"/>
      </w:pPr>
      <w:r>
        <w:rPr>
          <w:rStyle w:val="CommentReference"/>
        </w:rPr>
        <w:annotationRef/>
      </w:r>
      <w:r w:rsidRPr="419C545D">
        <w:t>Def. need an improved table caption.  A USGS they require us to make the caption have enough detail so the table can 'stand alone'..i.e reader doesnt need to go back to text to understand what the table means.  That standard may be too much, but at minimum you need to define column headings...do you need both edt and Ref.d?</w:t>
      </w:r>
    </w:p>
  </w:comment>
  <w:comment w:id="117" w:author="jediffendorfer@usgs.gov" w:date="2026-04-21T14:09:00Z" w:initials="je">
    <w:p w14:paraId="15B7ACD4" w14:textId="16ADE45E" w:rsidR="00000000" w:rsidRDefault="00000000">
      <w:pPr>
        <w:pStyle w:val="CommentText"/>
      </w:pPr>
      <w:r>
        <w:rPr>
          <w:rStyle w:val="CommentReference"/>
        </w:rPr>
        <w:annotationRef/>
      </w:r>
      <w:r w:rsidRPr="179D0A7F">
        <w:t xml:space="preserve">perhaps worth explaining this more as deltaBI starts going up and becomes positive beyond the flight threshold range, the drops quickly.  Does this suggest being able to fly increases animals ability to find and add to clusters, but as it gets too hot, animals leave clusters?  Not sure of interpretation. You give nice short interpretations for the other panels.  </w:t>
      </w:r>
    </w:p>
  </w:comment>
  <w:comment w:id="118" w:author="Francis X. Villablanca" w:date="2026-05-09T10:53:00Z" w:initials="FV">
    <w:p w14:paraId="76B94DB4" w14:textId="076F3FE1" w:rsidR="00000000" w:rsidRDefault="00000000">
      <w:pPr>
        <w:pStyle w:val="CommentText"/>
      </w:pPr>
      <w:r>
        <w:rPr>
          <w:rStyle w:val="CommentReference"/>
        </w:rPr>
        <w:annotationRef/>
      </w:r>
      <w:r w:rsidRPr="1E72435E">
        <w:t>Yes, this is a good suggestion.</w:t>
      </w:r>
    </w:p>
  </w:comment>
  <w:comment w:id="120" w:author="jediffendorfer@usgs.gov" w:date="2026-04-21T14:11:00Z" w:initials="je">
    <w:p w14:paraId="513C89E3" w14:textId="135ABD35" w:rsidR="00000000" w:rsidRDefault="00000000">
      <w:pPr>
        <w:pStyle w:val="CommentText"/>
      </w:pPr>
      <w:r>
        <w:rPr>
          <w:rStyle w:val="CommentReference"/>
        </w:rPr>
        <w:annotationRef/>
      </w:r>
      <w:r w:rsidRPr="6D3AA8E4">
        <w:t>did you try the proportion of the the cluster in sun, instead of number in the sun?</w:t>
      </w:r>
    </w:p>
  </w:comment>
  <w:comment w:id="121" w:author="jediffendorfer@usgs.gov" w:date="2026-04-21T14:15:00Z" w:initials="je">
    <w:p w14:paraId="45B8C32B" w14:textId="4572E8CD" w:rsidR="00000000" w:rsidRDefault="00000000">
      <w:pPr>
        <w:pStyle w:val="CommentText"/>
      </w:pPr>
      <w:r>
        <w:rPr>
          <w:rStyle w:val="CommentReference"/>
        </w:rPr>
        <w:annotationRef/>
      </w:r>
      <w:r w:rsidRPr="4785BA47">
        <w:t>I don't see the line</w:t>
      </w:r>
    </w:p>
  </w:comment>
  <w:comment w:id="123" w:author="pibsen@usgs.gov" w:date="2026-04-15T09:58:00Z" w:initials="pi">
    <w:p w14:paraId="67CB1AE5" w14:textId="2672EB55" w:rsidR="00000000" w:rsidRDefault="00000000">
      <w:pPr>
        <w:pStyle w:val="CommentText"/>
      </w:pPr>
      <w:r>
        <w:rPr>
          <w:rStyle w:val="CommentReference"/>
        </w:rPr>
        <w:annotationRef/>
      </w:r>
      <w:r w:rsidRPr="60DA68D6">
        <w:t>I can't see a red-dashed line in this figure</w:t>
      </w:r>
    </w:p>
  </w:comment>
  <w:comment w:id="129" w:author="jediffendorfer@usgs.gov" w:date="2026-04-21T14:23:00Z" w:initials="je">
    <w:p w14:paraId="6BC9D73C" w14:textId="4250990F" w:rsidR="00000000" w:rsidRDefault="00000000">
      <w:pPr>
        <w:pStyle w:val="CommentText"/>
      </w:pPr>
      <w:r>
        <w:rPr>
          <w:rStyle w:val="CommentReference"/>
        </w:rPr>
        <w:annotationRef/>
      </w:r>
      <w:r w:rsidRPr="5F73E292">
        <w:t>why not compete this model directly with the models in table 1? Your language suggests the threshold model did OK..similar adjusted r2 vs the top continous model. The delta AIC between the threshold model and the top model seems more interesting.</w:t>
      </w:r>
    </w:p>
  </w:comment>
  <w:comment w:id="130" w:author="Francis X. Villablanca" w:date="2026-05-09T10:55:00Z" w:initials="FV">
    <w:p w14:paraId="6851C78A" w14:textId="00BA5DEF" w:rsidR="00000000" w:rsidRDefault="00000000">
      <w:pPr>
        <w:pStyle w:val="CommentText"/>
      </w:pPr>
      <w:r>
        <w:rPr>
          <w:rStyle w:val="CommentReference"/>
        </w:rPr>
        <w:annotationRef/>
      </w:r>
      <w:r w:rsidRPr="5AD79939">
        <w:t>The short answer is because there is a 6x better model below...</w:t>
      </w:r>
    </w:p>
  </w:comment>
  <w:comment w:id="133" w:author="jediffendorfer@usgs.gov" w:date="2026-04-21T14:27:00Z" w:initials="je">
    <w:p w14:paraId="575DA579" w14:textId="17F56514" w:rsidR="00000000" w:rsidRDefault="00000000">
      <w:pPr>
        <w:pStyle w:val="CommentText"/>
      </w:pPr>
      <w:r>
        <w:rPr>
          <w:rStyle w:val="CommentReference"/>
        </w:rPr>
        <w:annotationRef/>
      </w:r>
      <w:r w:rsidRPr="2B78E8FC">
        <w:t>I'd probably delete as your prose gives the same info as table.</w:t>
      </w:r>
    </w:p>
  </w:comment>
  <w:comment w:id="134" w:author="Francis X. Villablanca" w:date="2026-05-09T10:57:00Z" w:initials="FV">
    <w:p w14:paraId="0EF2F1F7" w14:textId="2A19B545" w:rsidR="00000000" w:rsidRDefault="00000000">
      <w:pPr>
        <w:pStyle w:val="CommentText"/>
      </w:pPr>
      <w:r>
        <w:rPr>
          <w:rStyle w:val="CommentReference"/>
        </w:rPr>
        <w:annotationRef/>
      </w:r>
      <w:r w:rsidRPr="2B8B598F">
        <w:t xml:space="preserve">deleted text and kept table. </w:t>
      </w:r>
    </w:p>
  </w:comment>
  <w:comment w:id="137" w:author="jediffendorfer@usgs.gov" w:date="2026-04-21T14:38:00Z" w:initials="je">
    <w:p w14:paraId="0118B4CA" w14:textId="24F98838" w:rsidR="00000000" w:rsidRDefault="00000000">
      <w:pPr>
        <w:pStyle w:val="CommentText"/>
      </w:pPr>
      <w:r>
        <w:rPr>
          <w:rStyle w:val="CommentReference"/>
        </w:rPr>
        <w:annotationRef/>
      </w:r>
      <w:r w:rsidRPr="5635A175">
        <w:t>I don't see all of these variables in the table...instead, just the interaction</w:t>
      </w:r>
    </w:p>
  </w:comment>
  <w:comment w:id="139" w:author="jediffendorfer@usgs.gov" w:date="2026-04-21T14:46:00Z" w:initials="je">
    <w:p w14:paraId="146949F6" w14:textId="2C68D79A" w:rsidR="00000000" w:rsidRDefault="00000000">
      <w:pPr>
        <w:pStyle w:val="CommentText"/>
      </w:pPr>
      <w:r>
        <w:rPr>
          <w:rStyle w:val="CommentReference"/>
        </w:rPr>
        <w:annotationRef/>
      </w:r>
      <w:r w:rsidRPr="12FBFB32">
        <w:t>here and above, based Burnham and Anderson recommend, I'd add both number of parameters , and log likelihood to both tables.</w:t>
      </w:r>
    </w:p>
  </w:comment>
  <w:comment w:id="140" w:author="Francis X. Villablanca" w:date="2026-05-09T10:58:00Z" w:initials="FV">
    <w:p w14:paraId="69741BB4" w14:textId="3DF5C3F7" w:rsidR="00000000" w:rsidRDefault="00000000">
      <w:pPr>
        <w:pStyle w:val="CommentText"/>
      </w:pPr>
      <w:r>
        <w:rPr>
          <w:rStyle w:val="CommentReference"/>
        </w:rPr>
        <w:annotationRef/>
      </w:r>
      <w:r w:rsidRPr="70C5FEAA">
        <w:t>Sure, that is a good suggestion.</w:t>
      </w:r>
    </w:p>
  </w:comment>
  <w:comment w:id="142" w:author="pibsen@usgs.gov" w:date="2026-04-15T10:53:00Z" w:initials="pi">
    <w:p w14:paraId="4825F6A7" w14:textId="1A525929" w:rsidR="00000000" w:rsidRDefault="00000000">
      <w:pPr>
        <w:pStyle w:val="CommentText"/>
      </w:pPr>
      <w:r>
        <w:rPr>
          <w:rStyle w:val="CommentReference"/>
        </w:rPr>
        <w:annotationRef/>
      </w:r>
      <w:r w:rsidRPr="0DD07FCC">
        <w:t>Fascinating!</w:t>
      </w:r>
    </w:p>
  </w:comment>
  <w:comment w:id="143" w:author="pibsen@usgs.gov" w:date="2026-04-15T10:51:00Z" w:initials="pi">
    <w:p w14:paraId="330C26F0" w14:textId="0A4E6F1A" w:rsidR="00000000" w:rsidRDefault="00000000">
      <w:pPr>
        <w:pStyle w:val="CommentText"/>
      </w:pPr>
      <w:r>
        <w:rPr>
          <w:rStyle w:val="CommentReference"/>
        </w:rPr>
        <w:annotationRef/>
      </w:r>
      <w:r w:rsidRPr="5FD2FE14">
        <w:t>Interpretation. Should move to discussion</w:t>
      </w:r>
    </w:p>
  </w:comment>
  <w:comment w:id="144" w:author="Francis X. Villablanca" w:date="2026-05-09T11:00:00Z" w:initials="FV">
    <w:p w14:paraId="04574BCE" w14:textId="0D32D4AE" w:rsidR="00000000" w:rsidRDefault="00000000">
      <w:pPr>
        <w:pStyle w:val="CommentText"/>
      </w:pPr>
      <w:r>
        <w:rPr>
          <w:rStyle w:val="CommentReference"/>
        </w:rPr>
        <w:annotationRef/>
      </w:r>
      <w:r w:rsidRPr="11FE627F">
        <w:t>True. I think it is there already, but we will check.</w:t>
      </w:r>
    </w:p>
  </w:comment>
  <w:comment w:id="148" w:author="pibsen@usgs.gov" w:date="2026-04-15T10:58:00Z" w:initials="pi">
    <w:p w14:paraId="0E13FEF4" w14:textId="78BEA31C" w:rsidR="00000000" w:rsidRDefault="00000000">
      <w:pPr>
        <w:pStyle w:val="CommentText"/>
      </w:pPr>
      <w:r>
        <w:rPr>
          <w:rStyle w:val="CommentReference"/>
        </w:rPr>
        <w:annotationRef/>
      </w:r>
      <w:r w:rsidRPr="0E112434">
        <w:t>Interpretation. Move to discussion</w:t>
      </w:r>
    </w:p>
  </w:comment>
  <w:comment w:id="149" w:author="Francis X. Villablanca" w:date="2026-05-09T11:01:00Z" w:initials="FV">
    <w:p w14:paraId="19C7B6E6" w14:textId="6E73AA64" w:rsidR="00000000" w:rsidRDefault="00000000">
      <w:pPr>
        <w:pStyle w:val="CommentText"/>
      </w:pPr>
      <w:r>
        <w:rPr>
          <w:rStyle w:val="CommentReference"/>
        </w:rPr>
        <w:annotationRef/>
      </w:r>
      <w:r w:rsidRPr="2FD8D00F">
        <w:t>True. I think it is there already, but we will check.</w:t>
      </w:r>
    </w:p>
  </w:comment>
  <w:comment w:id="158" w:author="jediffendorfer@usgs.gov" w:date="2026-04-21T15:10:00Z" w:initials="je">
    <w:p w14:paraId="684D899F" w14:textId="2837E010" w:rsidR="00000000" w:rsidRDefault="00000000">
      <w:pPr>
        <w:pStyle w:val="CommentText"/>
      </w:pPr>
      <w:r>
        <w:rPr>
          <w:rStyle w:val="CommentReference"/>
        </w:rPr>
        <w:annotationRef/>
      </w:r>
      <w:r w:rsidRPr="695000D6">
        <w:t>Based on the points in the interaction plots, perhaps one of the most persuasive arguments is simply that you found the majority of your clusters at wind speeds well above 2m/s!</w:t>
      </w:r>
    </w:p>
  </w:comment>
  <w:comment w:id="159" w:author="jediffendorfer@usgs.gov" w:date="2026-04-21T15:10:00Z" w:initials="je">
    <w:p w14:paraId="1EA7F29D" w14:textId="0703714C" w:rsidR="00000000" w:rsidRDefault="00000000">
      <w:pPr>
        <w:pStyle w:val="CommentText"/>
      </w:pPr>
      <w:r>
        <w:rPr>
          <w:rStyle w:val="CommentReference"/>
        </w:rPr>
        <w:annotationRef/>
      </w:r>
      <w:r w:rsidRPr="06E9ADA4">
        <w:t>I think a histogram of measured wind speed at  the clusters would be useful</w:t>
      </w:r>
    </w:p>
  </w:comment>
  <w:comment w:id="160" w:author="Francis X. Villablanca" w:date="1900-01-01T00:00:00Z" w:initials="FV">
    <w:p w14:paraId="4CA9272B" w14:textId="56C6180C" w:rsidR="00000000" w:rsidRDefault="00000000">
      <w:pPr>
        <w:pStyle w:val="CommentText"/>
      </w:pPr>
      <w:r>
        <w:rPr>
          <w:rStyle w:val="CommentReference"/>
        </w:rPr>
        <w:annotationRef/>
      </w:r>
      <w:r w:rsidRPr="62A18FBC">
        <w:t>Good idea. But in the results section, right? Orr, possible associated with the last paragraph in the next section. What do you think Kyle? Add that red line</w:t>
      </w:r>
    </w:p>
  </w:comment>
  <w:comment w:id="165" w:author="Francis X. Villablanca" w:date="2026-05-09T09:25:00Z" w:initials="FV">
    <w:p w14:paraId="2FB66303" w14:textId="6F30D8AC" w:rsidR="00000000" w:rsidRDefault="00000000">
      <w:pPr>
        <w:pStyle w:val="CommentText"/>
      </w:pPr>
      <w:r>
        <w:rPr>
          <w:rStyle w:val="CommentReference"/>
        </w:rPr>
        <w:annotationRef/>
      </w:r>
      <w:r w:rsidRPr="0E8A35E2">
        <w:t>Tsai, C.C., Childers, R.A., Nan Shi, N., Ren, C., Pelaez, J.N., Bernard, G.D., Pierce, N.E. and Yu, N., 2020. Physical and behavioral adaptations to prevent overheating of the living wings of butterflies. </w:t>
      </w:r>
      <w:r w:rsidRPr="2ED936BD">
        <w:rPr>
          <w:i/>
          <w:iCs/>
        </w:rPr>
        <w:t>Nature communications</w:t>
      </w:r>
      <w:r w:rsidRPr="6791772C">
        <w:t>, </w:t>
      </w:r>
      <w:r w:rsidRPr="644CE844">
        <w:rPr>
          <w:i/>
          <w:iCs/>
        </w:rPr>
        <w:t>11</w:t>
      </w:r>
      <w:r w:rsidRPr="181AC9FB">
        <w:t>(1), p.551.</w:t>
      </w:r>
    </w:p>
    <w:p w14:paraId="6FC7AA53" w14:textId="4F5F4C73" w:rsidR="00000000" w:rsidRDefault="00000000">
      <w:pPr>
        <w:pStyle w:val="CommentText"/>
      </w:pPr>
      <w:r w:rsidRPr="6CDD93B9">
        <w:t>Munro, J.T., Medina, I., Walker, K., Moussalli, A., Kearney, M.R., Dyer, A.G., Garcia, J., Rankin, K.J. and Stuart-Fox, D., 2019. Climate is a strong predictor of near-infrared reflectance but a poor predictor of colour in butterflies. </w:t>
      </w:r>
      <w:r w:rsidRPr="18EA246F">
        <w:rPr>
          <w:i/>
          <w:iCs/>
        </w:rPr>
        <w:t>Proceedings of the Royal Society B: Biological Sciences</w:t>
      </w:r>
      <w:r w:rsidRPr="140A6E61">
        <w:t>, </w:t>
      </w:r>
      <w:r w:rsidRPr="6CC894BA">
        <w:rPr>
          <w:i/>
          <w:iCs/>
        </w:rPr>
        <w:t>286</w:t>
      </w:r>
      <w:r w:rsidRPr="4EDA22E0">
        <w:t>(1898).</w:t>
      </w:r>
    </w:p>
    <w:p w14:paraId="7383DBE9" w14:textId="7E88D9C3" w:rsidR="00000000" w:rsidRDefault="00000000">
      <w:pPr>
        <w:pStyle w:val="CommentText"/>
      </w:pPr>
      <w:r w:rsidRPr="71E917F4">
        <w:t>Krishna, A., Nie, X., Briscoe, A.D. and Lee, J., 2021. Air temperature drives the evolution of mid-infrared optical properties of butterfly wings. </w:t>
      </w:r>
      <w:r w:rsidRPr="19069858">
        <w:rPr>
          <w:i/>
          <w:iCs/>
        </w:rPr>
        <w:t>Scientific reports</w:t>
      </w:r>
      <w:r w:rsidRPr="769A389C">
        <w:t>, </w:t>
      </w:r>
      <w:r w:rsidRPr="374B9A9F">
        <w:rPr>
          <w:i/>
          <w:iCs/>
        </w:rPr>
        <w:t>11</w:t>
      </w:r>
      <w:r w:rsidRPr="76D69D5E">
        <w:t>(1), p.24143.</w:t>
      </w:r>
    </w:p>
    <w:p w14:paraId="17C5F9E8" w14:textId="63765139" w:rsidR="00000000" w:rsidRDefault="00000000">
      <w:pPr>
        <w:pStyle w:val="CommentText"/>
      </w:pPr>
      <w:r w:rsidRPr="66F825EB">
        <w:t>I wanted to incorporate these references as examples so that we can benefit from them in the discussion.</w:t>
      </w:r>
    </w:p>
  </w:comment>
  <w:comment w:id="166" w:author="Francis X. Villablanca" w:date="2026-05-09T09:25:00Z" w:initials="FV">
    <w:p w14:paraId="1D1EC6F8" w14:textId="0545DACC" w:rsidR="00000000" w:rsidRDefault="00000000">
      <w:pPr>
        <w:pStyle w:val="CommentText"/>
      </w:pPr>
      <w:r>
        <w:rPr>
          <w:rStyle w:val="CommentReference"/>
        </w:rPr>
        <w:annotationRef/>
      </w:r>
      <w:r w:rsidRPr="478776BE">
        <w:t>Tsai, C.C., Childers, R.A., Nan Shi, N., Ren, C., Pelaez, J.N., Bernard, G.D., Pierce, N.E. and Yu, N., 2020. Physical and behavioral adaptations to prevent overheating of the living wings of butterflies. </w:t>
      </w:r>
      <w:r w:rsidRPr="5B6112F9">
        <w:rPr>
          <w:i/>
          <w:iCs/>
        </w:rPr>
        <w:t>Nature communications</w:t>
      </w:r>
      <w:r w:rsidRPr="4B4CC041">
        <w:t>, </w:t>
      </w:r>
      <w:r w:rsidRPr="3C84A739">
        <w:rPr>
          <w:i/>
          <w:iCs/>
        </w:rPr>
        <w:t>11</w:t>
      </w:r>
      <w:r w:rsidRPr="47A37645">
        <w:t>(1), p.551.</w:t>
      </w:r>
    </w:p>
    <w:p w14:paraId="72853B69" w14:textId="1E5599E1" w:rsidR="00000000" w:rsidRDefault="00000000">
      <w:pPr>
        <w:pStyle w:val="CommentText"/>
      </w:pPr>
      <w:r w:rsidRPr="4A9B80CC">
        <w:t>Munro, J.T., Medina, I., Walker, K., Moussalli, A., Kearney, M.R., Dyer, A.G., Garcia, J., Rankin, K.J. and Stuart-Fox, D., 2019. Climate is a strong predictor of near-infrared reflectance but a poor predictor of colour in butterflies. </w:t>
      </w:r>
      <w:r w:rsidRPr="762D5C6F">
        <w:rPr>
          <w:i/>
          <w:iCs/>
        </w:rPr>
        <w:t>Proceedings of the Royal Society B: Biological Sciences</w:t>
      </w:r>
      <w:r w:rsidRPr="5190E9C7">
        <w:t>, </w:t>
      </w:r>
      <w:r w:rsidRPr="2A23FCE0">
        <w:rPr>
          <w:i/>
          <w:iCs/>
        </w:rPr>
        <w:t>286</w:t>
      </w:r>
      <w:r w:rsidRPr="7D515790">
        <w:t>(1898).</w:t>
      </w:r>
    </w:p>
    <w:p w14:paraId="08E6C4E3" w14:textId="351E79D8" w:rsidR="00000000" w:rsidRDefault="00000000">
      <w:pPr>
        <w:pStyle w:val="CommentText"/>
      </w:pPr>
      <w:r w:rsidRPr="24DD1AE3">
        <w:t>Krishna, A., Nie, X., Briscoe, A.D. and Lee, J., 2021. Air temperature drives the evolution of mid-infrared optical properties of butterfly wings. </w:t>
      </w:r>
      <w:r w:rsidRPr="41CD8496">
        <w:rPr>
          <w:i/>
          <w:iCs/>
        </w:rPr>
        <w:t>Scientific reports</w:t>
      </w:r>
      <w:r w:rsidRPr="066DD1AC">
        <w:t>, </w:t>
      </w:r>
      <w:r w:rsidRPr="62D8A76A">
        <w:rPr>
          <w:i/>
          <w:iCs/>
        </w:rPr>
        <w:t>11</w:t>
      </w:r>
      <w:r w:rsidRPr="08899850">
        <w:t>(1), p.24143.</w:t>
      </w:r>
    </w:p>
    <w:p w14:paraId="23D82FF4" w14:textId="49F859E7" w:rsidR="00000000" w:rsidRDefault="00000000">
      <w:pPr>
        <w:pStyle w:val="CommentText"/>
      </w:pPr>
      <w:r w:rsidRPr="18C67D93">
        <w:t>I wanted to incorporate these references as examples so that we can benefit from them in the discussion.</w:t>
      </w:r>
    </w:p>
  </w:comment>
  <w:comment w:id="167" w:author="Francis X. Villablanca" w:date="2026-05-15T15:57:00Z" w:initials="FV">
    <w:p w14:paraId="44368C54" w14:textId="372EC737" w:rsidR="00000000" w:rsidRDefault="00000000">
      <w:pPr>
        <w:pStyle w:val="CommentText"/>
      </w:pPr>
      <w:r>
        <w:rPr>
          <w:rStyle w:val="CommentReference"/>
        </w:rPr>
        <w:annotationRef/>
      </w:r>
      <w:r w:rsidRPr="76C2DB41">
        <w:t>I added this section heading</w:t>
      </w:r>
    </w:p>
  </w:comment>
  <w:comment w:id="169" w:author="jediffendorfer@usgs.gov" w:date="2026-04-22T06:50:00Z" w:initials="je">
    <w:p w14:paraId="4F67283F" w14:textId="13278AF1" w:rsidR="00000000" w:rsidRDefault="00000000">
      <w:pPr>
        <w:pStyle w:val="CommentText"/>
      </w:pPr>
      <w:r>
        <w:rPr>
          <w:rStyle w:val="CommentReference"/>
        </w:rPr>
        <w:annotationRef/>
      </w:r>
      <w:r w:rsidRPr="34FCA8C8">
        <w:t>My Bureau Approving Official will likely ask this be deleted...too vague.</w:t>
      </w:r>
    </w:p>
  </w:comment>
  <w:comment w:id="170" w:author="Francis X. Villablanca" w:date="2026-05-15T16:04:00Z" w:initials="FV">
    <w:p w14:paraId="6EC59E9E" w14:textId="31507D19" w:rsidR="00000000" w:rsidRDefault="00000000">
      <w:pPr>
        <w:pStyle w:val="CommentText"/>
      </w:pPr>
      <w:r>
        <w:rPr>
          <w:rStyle w:val="CommentReference"/>
        </w:rPr>
        <w:annotationRef/>
      </w:r>
      <w:r w:rsidRPr="714056F0">
        <w:t>Ok, I changeed it.</w:t>
      </w:r>
    </w:p>
  </w:comment>
  <w:comment w:id="171" w:author="Francis X. Villablanca" w:date="2026-05-15T17:11:00Z" w:initials="FV">
    <w:p w14:paraId="7F72A374" w14:textId="13F7E0CA" w:rsidR="00000000" w:rsidRDefault="00000000">
      <w:pPr>
        <w:pStyle w:val="CommentText"/>
      </w:pPr>
      <w:r>
        <w:rPr>
          <w:rStyle w:val="CommentReference"/>
        </w:rPr>
        <w:annotationRef/>
      </w:r>
      <w:r w:rsidRPr="60C062CC">
        <w:t>Kingsolver, J. G. 1983. Thermoregulation and flight in Colias butterflies: elevational patterns and mechanistic limitations. Ecology 64:534-545. </w:t>
      </w:r>
    </w:p>
  </w:comment>
  <w:comment w:id="175" w:author="Francis X. Villablanca" w:date="2026-05-18T09:25:00Z" w:initials="FV">
    <w:p w14:paraId="4DF170ED" w14:textId="7EE70AE5" w:rsidR="00000000" w:rsidRDefault="00000000">
      <w:pPr>
        <w:pStyle w:val="CommentText"/>
      </w:pPr>
      <w:r>
        <w:rPr>
          <w:rStyle w:val="CommentReference"/>
        </w:rPr>
        <w:annotationRef/>
      </w:r>
      <w:r w:rsidRPr="3316CFFE">
        <w:t>Wells, H., Wells, P.H. and Cook, P., 1990. The importance of overwinter aggregation for reproductive success of monarch butterflies (Danaus plexippus L.). </w:t>
      </w:r>
      <w:r w:rsidRPr="73406C9C">
        <w:rPr>
          <w:i/>
          <w:iCs/>
        </w:rPr>
        <w:t>Journal of theoretical biology</w:t>
      </w:r>
      <w:r w:rsidRPr="1F07B808">
        <w:t>, </w:t>
      </w:r>
      <w:r w:rsidRPr="02619231">
        <w:rPr>
          <w:i/>
          <w:iCs/>
        </w:rPr>
        <w:t>147</w:t>
      </w:r>
      <w:r w:rsidRPr="205AFF01">
        <w:t>(1), pp.115-131.</w:t>
      </w:r>
    </w:p>
  </w:comment>
  <w:comment w:id="176" w:author="Francis X. Villablanca" w:date="2026-05-18T09:31:00Z" w:initials="FV">
    <w:p w14:paraId="2E31513F" w14:textId="16EA4236" w:rsidR="00000000" w:rsidRDefault="00000000">
      <w:pPr>
        <w:pStyle w:val="CommentText"/>
      </w:pPr>
      <w:r>
        <w:rPr>
          <w:rStyle w:val="CommentReference"/>
        </w:rPr>
        <w:annotationRef/>
      </w:r>
      <w:r w:rsidRPr="04E075E2">
        <w:t>Frey, D., Leong, K.L.H., Fredericks, D. and Raskowitz, S., 1992. Clustering patterns of monarch butterflies (Lepidoptera: Danaidae) at two California central coast overwintering sites. </w:t>
      </w:r>
      <w:r w:rsidRPr="3E4E73B6">
        <w:rPr>
          <w:i/>
          <w:iCs/>
        </w:rPr>
        <w:t>Annals of the Entomological Society of America</w:t>
      </w:r>
      <w:r w:rsidRPr="4DC7BE6F">
        <w:t>, </w:t>
      </w:r>
      <w:r w:rsidRPr="2F4B2C20">
        <w:rPr>
          <w:i/>
          <w:iCs/>
        </w:rPr>
        <w:t>85</w:t>
      </w:r>
      <w:r w:rsidRPr="772FD909">
        <w:t>(2), pp.148-153.</w:t>
      </w:r>
    </w:p>
  </w:comment>
  <w:comment w:id="180" w:author="Francis X. Villablanca" w:date="2026-05-18T09:40:00Z" w:initials="FV">
    <w:p w14:paraId="515689A6" w14:textId="7AA3A186" w:rsidR="00000000" w:rsidRDefault="00000000">
      <w:pPr>
        <w:pStyle w:val="CommentText"/>
      </w:pPr>
      <w:r>
        <w:rPr>
          <w:rStyle w:val="CommentReference"/>
        </w:rPr>
        <w:annotationRef/>
      </w:r>
      <w:r w:rsidRPr="66DFBB97">
        <w:t>Sears, M.W., Angilletta Jr, M.J., Schuler, M.S., Borchert, J., Dilliplane, K.F., Stegman, M., Rusch, T.W. and Mitchell, W.A., 2016. Configuration of the thermal landscape determines thermoregulatory performance of ectotherms. </w:t>
      </w:r>
      <w:r w:rsidRPr="13875CB5">
        <w:rPr>
          <w:i/>
          <w:iCs/>
        </w:rPr>
        <w:t>Proceedings of the National Academy of Sciences</w:t>
      </w:r>
      <w:r w:rsidRPr="01677060">
        <w:t>, </w:t>
      </w:r>
      <w:r w:rsidRPr="656A1D76">
        <w:rPr>
          <w:i/>
          <w:iCs/>
        </w:rPr>
        <w:t>113</w:t>
      </w:r>
      <w:r w:rsidRPr="5B752ADF">
        <w:t>(38), pp.10595-10600.</w:t>
      </w:r>
    </w:p>
  </w:comment>
  <w:comment w:id="182" w:author="Francis X. Villablanca" w:date="2026-05-17T13:17:00Z" w:initials="FV">
    <w:p w14:paraId="4E782CBD" w14:textId="364922A4" w:rsidR="00000000" w:rsidRDefault="00000000">
      <w:pPr>
        <w:pStyle w:val="CommentText"/>
      </w:pPr>
      <w:r>
        <w:rPr>
          <w:rStyle w:val="CommentReference"/>
        </w:rPr>
        <w:annotationRef/>
      </w:r>
      <w:r w:rsidRPr="6D25397C">
        <w:t>Kyle can you add some references for the hemispheric photography work that show it used for light initially and then for wind more recently? Maybe is a Weiss a, b, c versus Weiss d, e, f sort of format?</w:t>
      </w:r>
    </w:p>
  </w:comment>
  <w:comment w:id="183" w:author="jediffendorfer@usgs.gov" w:date="2026-04-22T07:20:00Z" w:initials="je">
    <w:p w14:paraId="650E2858" w14:textId="545EC154" w:rsidR="00000000" w:rsidRDefault="00000000">
      <w:pPr>
        <w:pStyle w:val="CommentText"/>
      </w:pPr>
      <w:r>
        <w:rPr>
          <w:rStyle w:val="CommentReference"/>
        </w:rPr>
        <w:annotationRef/>
      </w:r>
      <w:r w:rsidRPr="08FE6828">
        <w:t xml:space="preserve">This paragraph suggests WDH hasn't fully dominated grove management...just wondering if getting some of this upfront, or at least the notion that factors beyond wind have been part of grove management plans, would make for a more balanced introduction. </w:t>
      </w:r>
    </w:p>
  </w:comment>
  <w:comment w:id="184" w:author="Francis X. Villablanca" w:date="2026-05-17T13:04:00Z" w:initials="FV">
    <w:p w14:paraId="1CDA31B7" w14:textId="36012931" w:rsidR="00000000" w:rsidRDefault="00000000">
      <w:pPr>
        <w:pStyle w:val="CommentText"/>
      </w:pPr>
      <w:r>
        <w:rPr>
          <w:rStyle w:val="CommentReference"/>
        </w:rPr>
        <w:annotationRef/>
      </w:r>
      <w:r w:rsidRPr="025EF80D">
        <w:t>This is a good comment. It precipitated some editing... Unfortunately Stu has reinterpreted this early work from a wind perspective. So we should argue fr it's roots.</w:t>
      </w:r>
    </w:p>
  </w:comment>
  <w:comment w:id="185" w:author="jediffendorfer@usgs.gov" w:date="2026-04-22T07:25:00Z" w:initials="je">
    <w:p w14:paraId="1AF1E418" w14:textId="57F633A5" w:rsidR="00000000" w:rsidRDefault="00000000">
      <w:pPr>
        <w:pStyle w:val="CommentText"/>
      </w:pPr>
      <w:r>
        <w:rPr>
          <w:rStyle w:val="CommentReference"/>
        </w:rPr>
        <w:annotationRef/>
      </w:r>
      <w:r w:rsidRPr="505551B3">
        <w:t>counter to previous paragraph.  I've only skimmed a handful of grove management plans so i don't this stuff well at all, but conversations with both Weiss and Emma def. indicated they were both thinking about this strategy..</w:t>
      </w:r>
    </w:p>
  </w:comment>
  <w:comment w:id="189" w:author="pibsen@usgs.gov" w:date="2026-04-15T11:12:00Z" w:initials="pi">
    <w:p w14:paraId="5146777B" w14:textId="42D1A3F0" w:rsidR="00000000" w:rsidRDefault="00000000">
      <w:pPr>
        <w:pStyle w:val="CommentText"/>
      </w:pPr>
      <w:r>
        <w:rPr>
          <w:rStyle w:val="CommentReference"/>
        </w:rPr>
        <w:annotationRef/>
      </w:r>
      <w:r w:rsidRPr="479830CA">
        <w:t>Language has to be non-prescriptive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B94EC2D" w15:done="1"/>
  <w15:commentEx w15:paraId="2CBE394F" w15:done="1"/>
  <w15:commentEx w15:paraId="17A9F8C4" w15:done="1"/>
  <w15:commentEx w15:paraId="731AD200" w15:done="0"/>
  <w15:commentEx w15:paraId="66DC5E27" w15:done="1"/>
  <w15:commentEx w15:paraId="6FE14336" w15:paraIdParent="66DC5E27" w15:done="1"/>
  <w15:commentEx w15:paraId="44992847" w15:done="1"/>
  <w15:commentEx w15:paraId="5E8C44DC" w15:done="1"/>
  <w15:commentEx w15:paraId="6BAA2F2D" w15:done="1"/>
  <w15:commentEx w15:paraId="772E753F" w15:done="1"/>
  <w15:commentEx w15:paraId="77F12E86" w15:done="0"/>
  <w15:commentEx w15:paraId="7387D461" w15:paraIdParent="77F12E86" w15:done="0"/>
  <w15:commentEx w15:paraId="78E862F4" w15:done="0"/>
  <w15:commentEx w15:paraId="58E5B517" w15:paraIdParent="78E862F4" w15:done="0"/>
  <w15:commentEx w15:paraId="1ADCA129" w15:done="0"/>
  <w15:commentEx w15:paraId="261A1762" w15:paraIdParent="1ADCA129" w15:done="0"/>
  <w15:commentEx w15:paraId="5645798E" w15:done="1"/>
  <w15:commentEx w15:paraId="365E2CA2" w15:done="0"/>
  <w15:commentEx w15:paraId="7298568D" w15:done="0"/>
  <w15:commentEx w15:paraId="4B49C09A" w15:paraIdParent="7298568D" w15:done="0"/>
  <w15:commentEx w15:paraId="61DD271B" w15:done="1"/>
  <w15:commentEx w15:paraId="58AC1AC7" w15:done="0"/>
  <w15:commentEx w15:paraId="3CB3173C" w15:paraIdParent="58AC1AC7" w15:done="0"/>
  <w15:commentEx w15:paraId="6268785F" w15:done="0"/>
  <w15:commentEx w15:paraId="03F0A350" w15:paraIdParent="6268785F" w15:done="0"/>
  <w15:commentEx w15:paraId="63C15FD9" w15:done="0"/>
  <w15:commentEx w15:paraId="30910ACB" w15:paraIdParent="63C15FD9" w15:done="0"/>
  <w15:commentEx w15:paraId="33B91646" w15:done="0"/>
  <w15:commentEx w15:paraId="516380D2" w15:done="0"/>
  <w15:commentEx w15:paraId="7C30154E" w15:paraIdParent="516380D2" w15:done="0"/>
  <w15:commentEx w15:paraId="21DE82DD" w15:done="0"/>
  <w15:commentEx w15:paraId="29AA552A" w15:done="0"/>
  <w15:commentEx w15:paraId="15B7ACD4" w15:done="0"/>
  <w15:commentEx w15:paraId="76B94DB4" w15:paraIdParent="15B7ACD4" w15:done="0"/>
  <w15:commentEx w15:paraId="513C89E3" w15:done="1"/>
  <w15:commentEx w15:paraId="45B8C32B" w15:done="0"/>
  <w15:commentEx w15:paraId="67CB1AE5" w15:done="0"/>
  <w15:commentEx w15:paraId="6BC9D73C" w15:done="0"/>
  <w15:commentEx w15:paraId="6851C78A" w15:paraIdParent="6BC9D73C" w15:done="0"/>
  <w15:commentEx w15:paraId="575DA579" w15:done="0"/>
  <w15:commentEx w15:paraId="0EF2F1F7" w15:paraIdParent="575DA579" w15:done="0"/>
  <w15:commentEx w15:paraId="0118B4CA" w15:done="0"/>
  <w15:commentEx w15:paraId="146949F6" w15:done="0"/>
  <w15:commentEx w15:paraId="69741BB4" w15:paraIdParent="146949F6" w15:done="0"/>
  <w15:commentEx w15:paraId="4825F6A7" w15:done="0"/>
  <w15:commentEx w15:paraId="330C26F0" w15:done="0"/>
  <w15:commentEx w15:paraId="04574BCE" w15:paraIdParent="330C26F0" w15:done="0"/>
  <w15:commentEx w15:paraId="0E13FEF4" w15:done="0"/>
  <w15:commentEx w15:paraId="19C7B6E6" w15:paraIdParent="0E13FEF4" w15:done="0"/>
  <w15:commentEx w15:paraId="684D899F" w15:done="0"/>
  <w15:commentEx w15:paraId="1EA7F29D" w15:paraIdParent="684D899F" w15:done="0"/>
  <w15:commentEx w15:paraId="4CA9272B" w15:paraIdParent="684D899F" w15:done="0"/>
  <w15:commentEx w15:paraId="17C5F9E8" w15:done="0"/>
  <w15:commentEx w15:paraId="23D82FF4" w15:done="0"/>
  <w15:commentEx w15:paraId="44368C54" w15:done="0"/>
  <w15:commentEx w15:paraId="4F67283F" w15:done="0"/>
  <w15:commentEx w15:paraId="6EC59E9E" w15:paraIdParent="4F67283F" w15:done="0"/>
  <w15:commentEx w15:paraId="7F72A374" w15:done="0"/>
  <w15:commentEx w15:paraId="4DF170ED" w15:done="0"/>
  <w15:commentEx w15:paraId="2E31513F" w15:done="0"/>
  <w15:commentEx w15:paraId="515689A6" w15:done="0"/>
  <w15:commentEx w15:paraId="4E782CBD" w15:done="0"/>
  <w15:commentEx w15:paraId="650E2858" w15:done="0"/>
  <w15:commentEx w15:paraId="1CDA31B7" w15:paraIdParent="650E2858" w15:done="0"/>
  <w15:commentEx w15:paraId="1AF1E418" w15:done="1"/>
  <w15:commentEx w15:paraId="5146777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B468E6A" w16cex:dateUtc="2026-04-21T13:16:00Z"/>
  <w16cex:commentExtensible w16cex:durableId="29F29294" w16cex:dateUtc="2026-04-21T13:16:00Z"/>
  <w16cex:commentExtensible w16cex:durableId="0444CB01" w16cex:dateUtc="2026-04-21T13:19:00Z"/>
  <w16cex:commentExtensible w16cex:durableId="490F12FC" w16cex:dateUtc="2026-05-09T16:25:00Z"/>
  <w16cex:commentExtensible w16cex:durableId="65B58A32" w16cex:dateUtc="2026-04-21T13:37:00Z"/>
  <w16cex:commentExtensible w16cex:durableId="5C3BBFCC" w16cex:dateUtc="2026-05-09T16:37:00Z"/>
  <w16cex:commentExtensible w16cex:durableId="5552855C" w16cex:dateUtc="2026-04-21T13:58:00Z"/>
  <w16cex:commentExtensible w16cex:durableId="07D3602B" w16cex:dateUtc="2026-04-21T14:04:00Z"/>
  <w16cex:commentExtensible w16cex:durableId="1BF416E4" w16cex:dateUtc="2026-04-15T15:53:00Z"/>
  <w16cex:commentExtensible w16cex:durableId="68562394" w16cex:dateUtc="2026-04-15T15:53:00Z"/>
  <w16cex:commentExtensible w16cex:durableId="59972BBB" w16cex:dateUtc="2026-04-21T14:43:00Z"/>
  <w16cex:commentExtensible w16cex:durableId="7C1F8EB1" w16cex:dateUtc="2026-05-09T16:56:00Z"/>
  <w16cex:commentExtensible w16cex:durableId="62E612AF" w16cex:dateUtc="2026-04-21T15:43:00Z"/>
  <w16cex:commentExtensible w16cex:durableId="2DD2D2FB" w16cex:dateUtc="2026-05-09T17:00:00Z"/>
  <w16cex:commentExtensible w16cex:durableId="1D434FD4" w16cex:dateUtc="2026-04-21T15:47:00Z"/>
  <w16cex:commentExtensible w16cex:durableId="05B00BAE" w16cex:dateUtc="2026-05-09T17:02:00Z"/>
  <w16cex:commentExtensible w16cex:durableId="7CBCDBD0" w16cex:dateUtc="2026-04-21T20:34:00Z"/>
  <w16cex:commentExtensible w16cex:durableId="73591098" w16cex:dateUtc="2026-04-21T20:36:00Z"/>
  <w16cex:commentExtensible w16cex:durableId="3B1DC396" w16cex:dateUtc="2026-04-15T16:29:00Z"/>
  <w16cex:commentExtensible w16cex:durableId="03CD1883" w16cex:dateUtc="2026-04-15T16:42:00Z"/>
  <w16cex:commentExtensible w16cex:durableId="7E388FDB" w16cex:dateUtc="2026-04-21T16:30:00Z"/>
  <w16cex:commentExtensible w16cex:durableId="4CA276B0" w16cex:dateUtc="2026-04-21T16:51:00Z"/>
  <w16cex:commentExtensible w16cex:durableId="6E58BC27" w16cex:dateUtc="2026-05-09T17:26:00Z"/>
  <w16cex:commentExtensible w16cex:durableId="6073B030" w16cex:dateUtc="2026-04-15T16:44:00Z"/>
  <w16cex:commentExtensible w16cex:durableId="629EA1DA" w16cex:dateUtc="2026-05-09T17:27:00Z"/>
  <w16cex:commentExtensible w16cex:durableId="6CEB338C" w16cex:dateUtc="2026-04-15T16:31:00Z"/>
  <w16cex:commentExtensible w16cex:durableId="2FDF22E2" w16cex:dateUtc="2026-04-16T20:45:00Z"/>
  <w16cex:commentExtensible w16cex:durableId="44F2F09F" w16cex:dateUtc="2026-04-21T14:35:00Z"/>
  <w16cex:commentExtensible w16cex:durableId="6C6F1229" w16cex:dateUtc="2026-04-21T20:57:00Z"/>
  <w16cex:commentExtensible w16cex:durableId="6187A8EA" w16cex:dateUtc="2026-05-09T17:52:00Z"/>
  <w16cex:commentExtensible w16cex:durableId="67F149B5" w16cex:dateUtc="2026-04-21T17:03:00Z"/>
  <w16cex:commentExtensible w16cex:durableId="359C0043" w16cex:dateUtc="2026-04-21T16:58:00Z"/>
  <w16cex:commentExtensible w16cex:durableId="3F8165FB" w16cex:dateUtc="2026-04-21T20:09:00Z"/>
  <w16cex:commentExtensible w16cex:durableId="4741B81A" w16cex:dateUtc="2026-05-09T17:53:00Z"/>
  <w16cex:commentExtensible w16cex:durableId="69E57063" w16cex:dateUtc="2026-04-21T20:11:00Z"/>
  <w16cex:commentExtensible w16cex:durableId="21BC76D5" w16cex:dateUtc="2026-04-21T20:15:00Z"/>
  <w16cex:commentExtensible w16cex:durableId="6B373C42" w16cex:dateUtc="2026-04-15T16:58:00Z"/>
  <w16cex:commentExtensible w16cex:durableId="6AB44C3F" w16cex:dateUtc="2026-04-21T20:23:00Z"/>
  <w16cex:commentExtensible w16cex:durableId="21814DA1" w16cex:dateUtc="2026-05-09T17:55:00Z"/>
  <w16cex:commentExtensible w16cex:durableId="1D0E0D12" w16cex:dateUtc="2026-04-21T20:27:00Z"/>
  <w16cex:commentExtensible w16cex:durableId="3BE8D910" w16cex:dateUtc="2026-05-09T17:57:00Z"/>
  <w16cex:commentExtensible w16cex:durableId="67D17345" w16cex:dateUtc="2026-04-21T20:38:00Z"/>
  <w16cex:commentExtensible w16cex:durableId="29DC6B80" w16cex:dateUtc="2026-04-21T20:46:00Z"/>
  <w16cex:commentExtensible w16cex:durableId="4E211BB9" w16cex:dateUtc="2026-05-09T17:58:00Z"/>
  <w16cex:commentExtensible w16cex:durableId="4527F52A" w16cex:dateUtc="2026-04-15T17:53:00Z"/>
  <w16cex:commentExtensible w16cex:durableId="6936A60E" w16cex:dateUtc="2026-04-15T17:51:00Z"/>
  <w16cex:commentExtensible w16cex:durableId="0B7BA1F8" w16cex:dateUtc="2026-05-09T18:00:00Z"/>
  <w16cex:commentExtensible w16cex:durableId="3FD50244" w16cex:dateUtc="2026-04-15T17:58:00Z"/>
  <w16cex:commentExtensible w16cex:durableId="757172BF" w16cex:dateUtc="2026-05-09T18:01:00Z"/>
  <w16cex:commentExtensible w16cex:durableId="737F9120" w16cex:dateUtc="2026-04-21T21:10:00Z"/>
  <w16cex:commentExtensible w16cex:durableId="3841765D" w16cex:dateUtc="2026-04-21T21:10:00Z"/>
  <w16cex:commentExtensible w16cex:durableId="3B25C6D6" w16cex:dateUtc="2026-05-10T16:07:00Z"/>
  <w16cex:commentExtensible w16cex:durableId="42FCD69C" w16cex:dateUtc="2026-05-09T16:25:00Z"/>
  <w16cex:commentExtensible w16cex:durableId="11E25443" w16cex:dateUtc="2026-05-09T16:25:00Z"/>
  <w16cex:commentExtensible w16cex:durableId="569F87D6" w16cex:dateUtc="2026-05-15T22:57:00Z"/>
  <w16cex:commentExtensible w16cex:durableId="7E744173" w16cex:dateUtc="2026-04-22T12:50:00Z"/>
  <w16cex:commentExtensible w16cex:durableId="00DE71DA" w16cex:dateUtc="2026-05-15T23:04:00Z"/>
  <w16cex:commentExtensible w16cex:durableId="6B73E1C9" w16cex:dateUtc="2026-05-16T00:11:00Z"/>
  <w16cex:commentExtensible w16cex:durableId="238ACE03" w16cex:dateUtc="2026-05-18T16:25:00Z"/>
  <w16cex:commentExtensible w16cex:durableId="2F6E488B" w16cex:dateUtc="2026-05-18T16:31:00Z"/>
  <w16cex:commentExtensible w16cex:durableId="5E9554D4" w16cex:dateUtc="2026-05-18T16:40:00Z"/>
  <w16cex:commentExtensible w16cex:durableId="32CEC8D5" w16cex:dateUtc="2026-05-17T20:17:00Z"/>
  <w16cex:commentExtensible w16cex:durableId="0005867C" w16cex:dateUtc="2026-04-22T13:20:00Z"/>
  <w16cex:commentExtensible w16cex:durableId="0E5E0134" w16cex:dateUtc="2026-05-17T20:04:00Z"/>
  <w16cex:commentExtensible w16cex:durableId="33F89C19" w16cex:dateUtc="2026-04-22T13:25:00Z"/>
  <w16cex:commentExtensible w16cex:durableId="2FEC633A" w16cex:dateUtc="2026-04-15T18: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B94EC2D" w16cid:durableId="0B468E6A"/>
  <w16cid:commentId w16cid:paraId="2CBE394F" w16cid:durableId="29F29294"/>
  <w16cid:commentId w16cid:paraId="17A9F8C4" w16cid:durableId="0444CB01"/>
  <w16cid:commentId w16cid:paraId="731AD200" w16cid:durableId="490F12FC"/>
  <w16cid:commentId w16cid:paraId="66DC5E27" w16cid:durableId="65B58A32"/>
  <w16cid:commentId w16cid:paraId="6FE14336" w16cid:durableId="5C3BBFCC"/>
  <w16cid:commentId w16cid:paraId="44992847" w16cid:durableId="5552855C"/>
  <w16cid:commentId w16cid:paraId="5E8C44DC" w16cid:durableId="07D3602B"/>
  <w16cid:commentId w16cid:paraId="6BAA2F2D" w16cid:durableId="1BF416E4"/>
  <w16cid:commentId w16cid:paraId="772E753F" w16cid:durableId="68562394"/>
  <w16cid:commentId w16cid:paraId="77F12E86" w16cid:durableId="59972BBB"/>
  <w16cid:commentId w16cid:paraId="7387D461" w16cid:durableId="7C1F8EB1"/>
  <w16cid:commentId w16cid:paraId="78E862F4" w16cid:durableId="62E612AF"/>
  <w16cid:commentId w16cid:paraId="58E5B517" w16cid:durableId="2DD2D2FB"/>
  <w16cid:commentId w16cid:paraId="1ADCA129" w16cid:durableId="1D434FD4"/>
  <w16cid:commentId w16cid:paraId="261A1762" w16cid:durableId="05B00BAE"/>
  <w16cid:commentId w16cid:paraId="5645798E" w16cid:durableId="7CBCDBD0"/>
  <w16cid:commentId w16cid:paraId="365E2CA2" w16cid:durableId="73591098"/>
  <w16cid:commentId w16cid:paraId="7298568D" w16cid:durableId="3B1DC396"/>
  <w16cid:commentId w16cid:paraId="4B49C09A" w16cid:durableId="03CD1883"/>
  <w16cid:commentId w16cid:paraId="61DD271B" w16cid:durableId="7E388FDB"/>
  <w16cid:commentId w16cid:paraId="58AC1AC7" w16cid:durableId="4CA276B0"/>
  <w16cid:commentId w16cid:paraId="3CB3173C" w16cid:durableId="6E58BC27"/>
  <w16cid:commentId w16cid:paraId="6268785F" w16cid:durableId="6073B030"/>
  <w16cid:commentId w16cid:paraId="03F0A350" w16cid:durableId="629EA1DA"/>
  <w16cid:commentId w16cid:paraId="63C15FD9" w16cid:durableId="6CEB338C"/>
  <w16cid:commentId w16cid:paraId="30910ACB" w16cid:durableId="2FDF22E2"/>
  <w16cid:commentId w16cid:paraId="33B91646" w16cid:durableId="44F2F09F"/>
  <w16cid:commentId w16cid:paraId="516380D2" w16cid:durableId="6C6F1229"/>
  <w16cid:commentId w16cid:paraId="7C30154E" w16cid:durableId="6187A8EA"/>
  <w16cid:commentId w16cid:paraId="21DE82DD" w16cid:durableId="67F149B5"/>
  <w16cid:commentId w16cid:paraId="29AA552A" w16cid:durableId="359C0043"/>
  <w16cid:commentId w16cid:paraId="15B7ACD4" w16cid:durableId="3F8165FB"/>
  <w16cid:commentId w16cid:paraId="76B94DB4" w16cid:durableId="4741B81A"/>
  <w16cid:commentId w16cid:paraId="513C89E3" w16cid:durableId="69E57063"/>
  <w16cid:commentId w16cid:paraId="45B8C32B" w16cid:durableId="21BC76D5"/>
  <w16cid:commentId w16cid:paraId="67CB1AE5" w16cid:durableId="6B373C42"/>
  <w16cid:commentId w16cid:paraId="6BC9D73C" w16cid:durableId="6AB44C3F"/>
  <w16cid:commentId w16cid:paraId="6851C78A" w16cid:durableId="21814DA1"/>
  <w16cid:commentId w16cid:paraId="575DA579" w16cid:durableId="1D0E0D12"/>
  <w16cid:commentId w16cid:paraId="0EF2F1F7" w16cid:durableId="3BE8D910"/>
  <w16cid:commentId w16cid:paraId="0118B4CA" w16cid:durableId="67D17345"/>
  <w16cid:commentId w16cid:paraId="146949F6" w16cid:durableId="29DC6B80"/>
  <w16cid:commentId w16cid:paraId="69741BB4" w16cid:durableId="4E211BB9"/>
  <w16cid:commentId w16cid:paraId="4825F6A7" w16cid:durableId="4527F52A"/>
  <w16cid:commentId w16cid:paraId="330C26F0" w16cid:durableId="6936A60E"/>
  <w16cid:commentId w16cid:paraId="04574BCE" w16cid:durableId="0B7BA1F8"/>
  <w16cid:commentId w16cid:paraId="0E13FEF4" w16cid:durableId="3FD50244"/>
  <w16cid:commentId w16cid:paraId="19C7B6E6" w16cid:durableId="757172BF"/>
  <w16cid:commentId w16cid:paraId="684D899F" w16cid:durableId="737F9120"/>
  <w16cid:commentId w16cid:paraId="1EA7F29D" w16cid:durableId="3841765D"/>
  <w16cid:commentId w16cid:paraId="4CA9272B" w16cid:durableId="3B25C6D6"/>
  <w16cid:commentId w16cid:paraId="17C5F9E8" w16cid:durableId="42FCD69C"/>
  <w16cid:commentId w16cid:paraId="23D82FF4" w16cid:durableId="11E25443"/>
  <w16cid:commentId w16cid:paraId="44368C54" w16cid:durableId="569F87D6"/>
  <w16cid:commentId w16cid:paraId="4F67283F" w16cid:durableId="7E744173"/>
  <w16cid:commentId w16cid:paraId="6EC59E9E" w16cid:durableId="00DE71DA"/>
  <w16cid:commentId w16cid:paraId="7F72A374" w16cid:durableId="6B73E1C9"/>
  <w16cid:commentId w16cid:paraId="4DF170ED" w16cid:durableId="238ACE03"/>
  <w16cid:commentId w16cid:paraId="2E31513F" w16cid:durableId="2F6E488B"/>
  <w16cid:commentId w16cid:paraId="515689A6" w16cid:durableId="5E9554D4"/>
  <w16cid:commentId w16cid:paraId="4E782CBD" w16cid:durableId="32CEC8D5"/>
  <w16cid:commentId w16cid:paraId="650E2858" w16cid:durableId="0005867C"/>
  <w16cid:commentId w16cid:paraId="1CDA31B7" w16cid:durableId="0E5E0134"/>
  <w16cid:commentId w16cid:paraId="1AF1E418" w16cid:durableId="33F89C19"/>
  <w16cid:commentId w16cid:paraId="5146777B" w16cid:durableId="2FEC633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 w:name="Times">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FRTS75oFQjZ1hS" int2:id="Nnali6lS">
      <int2:state int2:value="Rejected" int2:type="spell"/>
    </int2:textHash>
    <int2:textHash int2:hashCode="kMgmcHzDDkRyW7" int2:id="V5bA3Yic">
      <int2:state int2:value="Rejected" int2:type="spell"/>
    </int2:textHash>
    <int2:textHash int2:hashCode="43sDCvX61x4+Dp" int2:id="bQOQ1Sgw">
      <int2:state int2:value="Rejected" int2:type="spell"/>
    </int2:textHash>
    <int2:textHash int2:hashCode="WZ+76DlXijX3Vv" int2:id="rII6tx9p">
      <int2:state int2:value="Rejected" int2:type="spell"/>
    </int2:textHash>
    <int2:bookmark int2:bookmarkName="_Int_qZ79bIpT" int2:invalidationBookmarkName="" int2:hashCode="5wCR5823ETgHGR" int2:id="8JIZmvYr">
      <int2:state int2:value="Rejected" int2:type="gram"/>
    </int2:bookmark>
    <int2:bookmark int2:bookmarkName="_Int_S1CFCTda" int2:invalidationBookmarkName="" int2:hashCode="SWFjceda0ATiRH" int2:id="RqYju0Sn">
      <int2:state int2:value="Rejected" int2:type="gram"/>
    </int2:bookmark>
    <int2:bookmark int2:bookmarkName="_Int_BxfmWFIk" int2:invalidationBookmarkName="" int2:hashCode="Q3Sq7iR/sjfObJ" int2:id="kVLjxgf4">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3906261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9FC430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789935694">
    <w:abstractNumId w:val="0"/>
  </w:num>
  <w:num w:numId="2" w16cid:durableId="793906812">
    <w:abstractNumId w:val="1"/>
  </w:num>
  <w:num w:numId="3" w16cid:durableId="630867764">
    <w:abstractNumId w:val="1"/>
  </w:num>
  <w:num w:numId="4" w16cid:durableId="2047097011">
    <w:abstractNumId w:val="1"/>
  </w:num>
  <w:num w:numId="5" w16cid:durableId="545485087">
    <w:abstractNumId w:val="1"/>
  </w:num>
  <w:num w:numId="6" w16cid:durableId="9833314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jediffendorfer@usgs.gov">
    <w15:presenceInfo w15:providerId="AD" w15:userId="S::urn:spo:guest#jediffendorfer@usgs.gov::"/>
  </w15:person>
  <w15:person w15:author="Francis X. Villablanca">
    <w15:presenceInfo w15:providerId="AD" w15:userId="S::fvillabl@calpoly.edu::5dda1cd2-8ee2-497c-bdc9-e89ed26eac22"/>
  </w15:person>
  <w15:person w15:author="pibsen@usgs.gov">
    <w15:presenceInfo w15:providerId="AD" w15:userId="S::urn:spo:guest#pibsen@usgs.gov::"/>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555"/>
    <w:rsid w:val="000018D3"/>
    <w:rsid w:val="00104F8F"/>
    <w:rsid w:val="002023A9"/>
    <w:rsid w:val="0025485C"/>
    <w:rsid w:val="00400BAB"/>
    <w:rsid w:val="004214DC"/>
    <w:rsid w:val="004A1908"/>
    <w:rsid w:val="004B7AB2"/>
    <w:rsid w:val="00510F41"/>
    <w:rsid w:val="005163EA"/>
    <w:rsid w:val="005A40CC"/>
    <w:rsid w:val="005BD6E7"/>
    <w:rsid w:val="00626422"/>
    <w:rsid w:val="0068D73E"/>
    <w:rsid w:val="006B28FA"/>
    <w:rsid w:val="00796EDB"/>
    <w:rsid w:val="007C40DB"/>
    <w:rsid w:val="0086E478"/>
    <w:rsid w:val="008E5555"/>
    <w:rsid w:val="008F4949"/>
    <w:rsid w:val="00A2297A"/>
    <w:rsid w:val="00A77334"/>
    <w:rsid w:val="00AB4CEF"/>
    <w:rsid w:val="00AD5B64"/>
    <w:rsid w:val="00B51A34"/>
    <w:rsid w:val="00B57DB4"/>
    <w:rsid w:val="00B94F59"/>
    <w:rsid w:val="00BE6C75"/>
    <w:rsid w:val="00C47982"/>
    <w:rsid w:val="00CA72DF"/>
    <w:rsid w:val="00CB5D2C"/>
    <w:rsid w:val="00CD7E59"/>
    <w:rsid w:val="00D105E7"/>
    <w:rsid w:val="00D214D3"/>
    <w:rsid w:val="00D349C4"/>
    <w:rsid w:val="00DC6E55"/>
    <w:rsid w:val="00E3F91B"/>
    <w:rsid w:val="00E67DE8"/>
    <w:rsid w:val="00F25946"/>
    <w:rsid w:val="01061285"/>
    <w:rsid w:val="0129D193"/>
    <w:rsid w:val="0132AC6D"/>
    <w:rsid w:val="014C372B"/>
    <w:rsid w:val="0152CC0E"/>
    <w:rsid w:val="01551FE8"/>
    <w:rsid w:val="01554276"/>
    <w:rsid w:val="0155EABE"/>
    <w:rsid w:val="015DF562"/>
    <w:rsid w:val="01A8EEB4"/>
    <w:rsid w:val="01BEB781"/>
    <w:rsid w:val="01E8DAD0"/>
    <w:rsid w:val="01FDAE78"/>
    <w:rsid w:val="021B22B4"/>
    <w:rsid w:val="0243F1C9"/>
    <w:rsid w:val="02556B16"/>
    <w:rsid w:val="0280C725"/>
    <w:rsid w:val="02957FD3"/>
    <w:rsid w:val="02A83B23"/>
    <w:rsid w:val="02AECB01"/>
    <w:rsid w:val="02B7E63B"/>
    <w:rsid w:val="02D202E1"/>
    <w:rsid w:val="02DB5C7D"/>
    <w:rsid w:val="02DBFCCD"/>
    <w:rsid w:val="02DE4DC2"/>
    <w:rsid w:val="02E409B4"/>
    <w:rsid w:val="030AD080"/>
    <w:rsid w:val="031A1F6E"/>
    <w:rsid w:val="031C14B8"/>
    <w:rsid w:val="031FCB70"/>
    <w:rsid w:val="03437BCA"/>
    <w:rsid w:val="034709A3"/>
    <w:rsid w:val="03749A62"/>
    <w:rsid w:val="0374E7CA"/>
    <w:rsid w:val="038C606B"/>
    <w:rsid w:val="03D9177D"/>
    <w:rsid w:val="040E7163"/>
    <w:rsid w:val="0415CB81"/>
    <w:rsid w:val="041AB33F"/>
    <w:rsid w:val="041CA534"/>
    <w:rsid w:val="0425863C"/>
    <w:rsid w:val="0464899F"/>
    <w:rsid w:val="0494BA6C"/>
    <w:rsid w:val="04C1F46F"/>
    <w:rsid w:val="04E16D30"/>
    <w:rsid w:val="04EAFBF6"/>
    <w:rsid w:val="04F4AA16"/>
    <w:rsid w:val="05273BCB"/>
    <w:rsid w:val="05473DDC"/>
    <w:rsid w:val="055A8FF5"/>
    <w:rsid w:val="057A4D7D"/>
    <w:rsid w:val="05B5683A"/>
    <w:rsid w:val="05C83719"/>
    <w:rsid w:val="05CE88F7"/>
    <w:rsid w:val="06312BA5"/>
    <w:rsid w:val="066419E5"/>
    <w:rsid w:val="066BBBAF"/>
    <w:rsid w:val="06729C66"/>
    <w:rsid w:val="06B5EE6C"/>
    <w:rsid w:val="06C066B9"/>
    <w:rsid w:val="06C6DF69"/>
    <w:rsid w:val="06CFA1AA"/>
    <w:rsid w:val="06E2229A"/>
    <w:rsid w:val="071680A5"/>
    <w:rsid w:val="07211ADC"/>
    <w:rsid w:val="0728FDFD"/>
    <w:rsid w:val="072A7700"/>
    <w:rsid w:val="072DEEEF"/>
    <w:rsid w:val="073DB7F9"/>
    <w:rsid w:val="0746CC5C"/>
    <w:rsid w:val="0765CA3E"/>
    <w:rsid w:val="07ADA605"/>
    <w:rsid w:val="07BC16EF"/>
    <w:rsid w:val="07C24F6F"/>
    <w:rsid w:val="07D4EEBE"/>
    <w:rsid w:val="07E0AEDC"/>
    <w:rsid w:val="07E6B823"/>
    <w:rsid w:val="07EE3A75"/>
    <w:rsid w:val="07EEB6E1"/>
    <w:rsid w:val="082A76A8"/>
    <w:rsid w:val="082F445B"/>
    <w:rsid w:val="0838E249"/>
    <w:rsid w:val="084F9900"/>
    <w:rsid w:val="08791791"/>
    <w:rsid w:val="088002E1"/>
    <w:rsid w:val="08A616ED"/>
    <w:rsid w:val="08AB91C6"/>
    <w:rsid w:val="08B8FAF9"/>
    <w:rsid w:val="08C978B9"/>
    <w:rsid w:val="08CE3611"/>
    <w:rsid w:val="08E929CC"/>
    <w:rsid w:val="08F3E6E9"/>
    <w:rsid w:val="090049C9"/>
    <w:rsid w:val="090F9513"/>
    <w:rsid w:val="091141D3"/>
    <w:rsid w:val="0921BFE4"/>
    <w:rsid w:val="0927BDDD"/>
    <w:rsid w:val="0929AC53"/>
    <w:rsid w:val="0934B77C"/>
    <w:rsid w:val="09829960"/>
    <w:rsid w:val="099D84C1"/>
    <w:rsid w:val="09A1A2F2"/>
    <w:rsid w:val="09ADE4EE"/>
    <w:rsid w:val="09DC4F61"/>
    <w:rsid w:val="09E1A040"/>
    <w:rsid w:val="09E9D9D7"/>
    <w:rsid w:val="0A1343BB"/>
    <w:rsid w:val="0A16EDD2"/>
    <w:rsid w:val="0A1CD4C5"/>
    <w:rsid w:val="0A437DD9"/>
    <w:rsid w:val="0A462703"/>
    <w:rsid w:val="0A464657"/>
    <w:rsid w:val="0A69C16A"/>
    <w:rsid w:val="0A6B65CB"/>
    <w:rsid w:val="0A752229"/>
    <w:rsid w:val="0A772160"/>
    <w:rsid w:val="0A81B49E"/>
    <w:rsid w:val="0A90FDD2"/>
    <w:rsid w:val="0A979983"/>
    <w:rsid w:val="0AA41414"/>
    <w:rsid w:val="0AB3E085"/>
    <w:rsid w:val="0AC13F3E"/>
    <w:rsid w:val="0AD4D2A5"/>
    <w:rsid w:val="0AE7887A"/>
    <w:rsid w:val="0AF259CD"/>
    <w:rsid w:val="0B094DCB"/>
    <w:rsid w:val="0B1339F2"/>
    <w:rsid w:val="0B218731"/>
    <w:rsid w:val="0B238958"/>
    <w:rsid w:val="0B2E0604"/>
    <w:rsid w:val="0B2F3483"/>
    <w:rsid w:val="0B333A8E"/>
    <w:rsid w:val="0B6F0DDC"/>
    <w:rsid w:val="0BA62F6C"/>
    <w:rsid w:val="0BD4AF88"/>
    <w:rsid w:val="0BE1A698"/>
    <w:rsid w:val="0C0E1D4D"/>
    <w:rsid w:val="0C103DB5"/>
    <w:rsid w:val="0C14BCF7"/>
    <w:rsid w:val="0C2DFC93"/>
    <w:rsid w:val="0C31892D"/>
    <w:rsid w:val="0C49440E"/>
    <w:rsid w:val="0C4B0EDD"/>
    <w:rsid w:val="0C54D14F"/>
    <w:rsid w:val="0C5E127A"/>
    <w:rsid w:val="0C613C7B"/>
    <w:rsid w:val="0C6B2C97"/>
    <w:rsid w:val="0C77384A"/>
    <w:rsid w:val="0C85C83F"/>
    <w:rsid w:val="0C95417C"/>
    <w:rsid w:val="0CAFB934"/>
    <w:rsid w:val="0CD21F12"/>
    <w:rsid w:val="0D4593E4"/>
    <w:rsid w:val="0DBA2482"/>
    <w:rsid w:val="0DC05C15"/>
    <w:rsid w:val="0DC286F0"/>
    <w:rsid w:val="0DE2A1FF"/>
    <w:rsid w:val="0DE43E2F"/>
    <w:rsid w:val="0E040C09"/>
    <w:rsid w:val="0E2BC47B"/>
    <w:rsid w:val="0E4BA734"/>
    <w:rsid w:val="0E53EC96"/>
    <w:rsid w:val="0E5DD867"/>
    <w:rsid w:val="0E8957D2"/>
    <w:rsid w:val="0E8C612B"/>
    <w:rsid w:val="0ECBB589"/>
    <w:rsid w:val="0EE17AEA"/>
    <w:rsid w:val="0EE4A160"/>
    <w:rsid w:val="0EF173B5"/>
    <w:rsid w:val="0F06736F"/>
    <w:rsid w:val="0F1F6C56"/>
    <w:rsid w:val="0F3720CE"/>
    <w:rsid w:val="0F5633BC"/>
    <w:rsid w:val="0F710BAA"/>
    <w:rsid w:val="0F755B1E"/>
    <w:rsid w:val="0F853C5A"/>
    <w:rsid w:val="0F8EB0E0"/>
    <w:rsid w:val="0F944025"/>
    <w:rsid w:val="0FA137A9"/>
    <w:rsid w:val="0FCD313E"/>
    <w:rsid w:val="0FD07D85"/>
    <w:rsid w:val="0FEEF4F2"/>
    <w:rsid w:val="10193BD7"/>
    <w:rsid w:val="102068EA"/>
    <w:rsid w:val="105DB5CF"/>
    <w:rsid w:val="10771132"/>
    <w:rsid w:val="10867A6A"/>
    <w:rsid w:val="10870E5B"/>
    <w:rsid w:val="109EFC19"/>
    <w:rsid w:val="10BD3D7A"/>
    <w:rsid w:val="10CBA625"/>
    <w:rsid w:val="10D77AC4"/>
    <w:rsid w:val="10EB276F"/>
    <w:rsid w:val="10EF2043"/>
    <w:rsid w:val="11040D7C"/>
    <w:rsid w:val="1110E9B6"/>
    <w:rsid w:val="11394E7A"/>
    <w:rsid w:val="1144FE1F"/>
    <w:rsid w:val="115D1157"/>
    <w:rsid w:val="116E631F"/>
    <w:rsid w:val="1177C91A"/>
    <w:rsid w:val="117E11E4"/>
    <w:rsid w:val="119A1D67"/>
    <w:rsid w:val="119ADB84"/>
    <w:rsid w:val="11A73DA4"/>
    <w:rsid w:val="11A77C31"/>
    <w:rsid w:val="11C0A51A"/>
    <w:rsid w:val="11C21888"/>
    <w:rsid w:val="11C239DB"/>
    <w:rsid w:val="11D7B8CC"/>
    <w:rsid w:val="11E2A044"/>
    <w:rsid w:val="120B0971"/>
    <w:rsid w:val="122AB09A"/>
    <w:rsid w:val="1265F135"/>
    <w:rsid w:val="12712A2F"/>
    <w:rsid w:val="1273FB7C"/>
    <w:rsid w:val="127F88D7"/>
    <w:rsid w:val="1285F904"/>
    <w:rsid w:val="12A95B03"/>
    <w:rsid w:val="12B1C191"/>
    <w:rsid w:val="12C82819"/>
    <w:rsid w:val="12CBCA07"/>
    <w:rsid w:val="12FAAD27"/>
    <w:rsid w:val="131FB35E"/>
    <w:rsid w:val="13206839"/>
    <w:rsid w:val="13289DF1"/>
    <w:rsid w:val="132B4D8B"/>
    <w:rsid w:val="1341BD5E"/>
    <w:rsid w:val="1345D1BD"/>
    <w:rsid w:val="1364DF7C"/>
    <w:rsid w:val="1380453C"/>
    <w:rsid w:val="1387FFEF"/>
    <w:rsid w:val="138E4051"/>
    <w:rsid w:val="139B034A"/>
    <w:rsid w:val="13A088BF"/>
    <w:rsid w:val="13A1FEA0"/>
    <w:rsid w:val="13B16116"/>
    <w:rsid w:val="13B3FC5F"/>
    <w:rsid w:val="13B4DDCF"/>
    <w:rsid w:val="14067D45"/>
    <w:rsid w:val="140B8E6C"/>
    <w:rsid w:val="1427D10E"/>
    <w:rsid w:val="14508817"/>
    <w:rsid w:val="146A5A68"/>
    <w:rsid w:val="148137CB"/>
    <w:rsid w:val="148E7E76"/>
    <w:rsid w:val="14A342EF"/>
    <w:rsid w:val="14AE9A5A"/>
    <w:rsid w:val="14BCA79B"/>
    <w:rsid w:val="14C4851B"/>
    <w:rsid w:val="14F3F5BF"/>
    <w:rsid w:val="14FAF8D2"/>
    <w:rsid w:val="14FD02D6"/>
    <w:rsid w:val="1505592A"/>
    <w:rsid w:val="1524C0B5"/>
    <w:rsid w:val="1549C9BA"/>
    <w:rsid w:val="154B2069"/>
    <w:rsid w:val="1551BDF9"/>
    <w:rsid w:val="155BFC1A"/>
    <w:rsid w:val="156A69E3"/>
    <w:rsid w:val="15713048"/>
    <w:rsid w:val="15720B42"/>
    <w:rsid w:val="1577B4C7"/>
    <w:rsid w:val="159CD335"/>
    <w:rsid w:val="15A4AF46"/>
    <w:rsid w:val="15BAED42"/>
    <w:rsid w:val="15BC92B3"/>
    <w:rsid w:val="15F4C4BF"/>
    <w:rsid w:val="15F627BB"/>
    <w:rsid w:val="1607F1F9"/>
    <w:rsid w:val="16094CA7"/>
    <w:rsid w:val="16156E7B"/>
    <w:rsid w:val="16190072"/>
    <w:rsid w:val="16215193"/>
    <w:rsid w:val="162BB200"/>
    <w:rsid w:val="163366F7"/>
    <w:rsid w:val="1692B642"/>
    <w:rsid w:val="16A28C68"/>
    <w:rsid w:val="16AA5274"/>
    <w:rsid w:val="16B00CDA"/>
    <w:rsid w:val="16B1F58C"/>
    <w:rsid w:val="16BFBE18"/>
    <w:rsid w:val="16C04E10"/>
    <w:rsid w:val="16E3E9E9"/>
    <w:rsid w:val="16F771F0"/>
    <w:rsid w:val="170E9884"/>
    <w:rsid w:val="171620A0"/>
    <w:rsid w:val="1739985C"/>
    <w:rsid w:val="173B330E"/>
    <w:rsid w:val="17424999"/>
    <w:rsid w:val="1745EACB"/>
    <w:rsid w:val="1761D0D0"/>
    <w:rsid w:val="1768FB17"/>
    <w:rsid w:val="176E96A8"/>
    <w:rsid w:val="177CE8B3"/>
    <w:rsid w:val="178F2D4F"/>
    <w:rsid w:val="1794DC5F"/>
    <w:rsid w:val="1799420F"/>
    <w:rsid w:val="17A468F0"/>
    <w:rsid w:val="17A5F394"/>
    <w:rsid w:val="17D19FCE"/>
    <w:rsid w:val="17D40023"/>
    <w:rsid w:val="17E74308"/>
    <w:rsid w:val="17E7449D"/>
    <w:rsid w:val="17F2A7E1"/>
    <w:rsid w:val="180FAF47"/>
    <w:rsid w:val="181EA1E4"/>
    <w:rsid w:val="18208CAA"/>
    <w:rsid w:val="18326D1F"/>
    <w:rsid w:val="1870B4CF"/>
    <w:rsid w:val="18845915"/>
    <w:rsid w:val="188D6402"/>
    <w:rsid w:val="18A42AB9"/>
    <w:rsid w:val="18BBDF97"/>
    <w:rsid w:val="18C2009F"/>
    <w:rsid w:val="18D61AF5"/>
    <w:rsid w:val="18D8075A"/>
    <w:rsid w:val="18EEEB86"/>
    <w:rsid w:val="190E864A"/>
    <w:rsid w:val="1917D6B0"/>
    <w:rsid w:val="1926D14C"/>
    <w:rsid w:val="1948B6BA"/>
    <w:rsid w:val="194B9058"/>
    <w:rsid w:val="1952035F"/>
    <w:rsid w:val="196DC959"/>
    <w:rsid w:val="19719B3E"/>
    <w:rsid w:val="1972CB21"/>
    <w:rsid w:val="198A2277"/>
    <w:rsid w:val="19AE2175"/>
    <w:rsid w:val="19BB2DB5"/>
    <w:rsid w:val="19C7DED8"/>
    <w:rsid w:val="19D91DCA"/>
    <w:rsid w:val="19F9A95D"/>
    <w:rsid w:val="1A13A011"/>
    <w:rsid w:val="1A214E26"/>
    <w:rsid w:val="1A41E0AE"/>
    <w:rsid w:val="1A7CE8EA"/>
    <w:rsid w:val="1AD39D0D"/>
    <w:rsid w:val="1ADD58AA"/>
    <w:rsid w:val="1B01C774"/>
    <w:rsid w:val="1B0EC975"/>
    <w:rsid w:val="1B38B39C"/>
    <w:rsid w:val="1B56D073"/>
    <w:rsid w:val="1B72AA3B"/>
    <w:rsid w:val="1B7ACB0B"/>
    <w:rsid w:val="1B7E8862"/>
    <w:rsid w:val="1BC226F1"/>
    <w:rsid w:val="1BC544E8"/>
    <w:rsid w:val="1BDD77CD"/>
    <w:rsid w:val="1BE8AF47"/>
    <w:rsid w:val="1BFF3981"/>
    <w:rsid w:val="1C1D00D5"/>
    <w:rsid w:val="1C43E910"/>
    <w:rsid w:val="1C5437D0"/>
    <w:rsid w:val="1C5A6D4C"/>
    <w:rsid w:val="1C679551"/>
    <w:rsid w:val="1C79F250"/>
    <w:rsid w:val="1CCCEA01"/>
    <w:rsid w:val="1CD06560"/>
    <w:rsid w:val="1CE9EB73"/>
    <w:rsid w:val="1CEC07AD"/>
    <w:rsid w:val="1CF79A10"/>
    <w:rsid w:val="1CFF75A3"/>
    <w:rsid w:val="1D01E718"/>
    <w:rsid w:val="1D24B9FA"/>
    <w:rsid w:val="1D251770"/>
    <w:rsid w:val="1D3BFC61"/>
    <w:rsid w:val="1D61B5F8"/>
    <w:rsid w:val="1D6B5BC7"/>
    <w:rsid w:val="1D74DC6F"/>
    <w:rsid w:val="1D8315C9"/>
    <w:rsid w:val="1D98E6B2"/>
    <w:rsid w:val="1D9D159F"/>
    <w:rsid w:val="1DA1D4AE"/>
    <w:rsid w:val="1DB2E0A6"/>
    <w:rsid w:val="1DCE6B46"/>
    <w:rsid w:val="1DE71F96"/>
    <w:rsid w:val="1DF3F0F2"/>
    <w:rsid w:val="1E08CC53"/>
    <w:rsid w:val="1E2EABF5"/>
    <w:rsid w:val="1E318BA2"/>
    <w:rsid w:val="1E349D19"/>
    <w:rsid w:val="1E3AC003"/>
    <w:rsid w:val="1E460F19"/>
    <w:rsid w:val="1E58829A"/>
    <w:rsid w:val="1E71975E"/>
    <w:rsid w:val="1E9AC2B9"/>
    <w:rsid w:val="1EA6BAD5"/>
    <w:rsid w:val="1EC9D38C"/>
    <w:rsid w:val="1ED3FEB4"/>
    <w:rsid w:val="1ED4303D"/>
    <w:rsid w:val="1F03AE5F"/>
    <w:rsid w:val="1F0A18DF"/>
    <w:rsid w:val="1F1D3B9B"/>
    <w:rsid w:val="1F35DBF3"/>
    <w:rsid w:val="1F371F82"/>
    <w:rsid w:val="1F5719AB"/>
    <w:rsid w:val="1F59838D"/>
    <w:rsid w:val="1F63E4F6"/>
    <w:rsid w:val="1F8172DC"/>
    <w:rsid w:val="1FB61C7F"/>
    <w:rsid w:val="1FCA8AA9"/>
    <w:rsid w:val="1FCDA5FC"/>
    <w:rsid w:val="1FF83BE9"/>
    <w:rsid w:val="20136681"/>
    <w:rsid w:val="201EA606"/>
    <w:rsid w:val="203D6831"/>
    <w:rsid w:val="205B45B4"/>
    <w:rsid w:val="205FDB8D"/>
    <w:rsid w:val="20610D56"/>
    <w:rsid w:val="20720395"/>
    <w:rsid w:val="2076FEE0"/>
    <w:rsid w:val="209F6D79"/>
    <w:rsid w:val="20B37390"/>
    <w:rsid w:val="20BC9EEC"/>
    <w:rsid w:val="20E0F737"/>
    <w:rsid w:val="210C1DAA"/>
    <w:rsid w:val="211703B6"/>
    <w:rsid w:val="214F5E28"/>
    <w:rsid w:val="21643589"/>
    <w:rsid w:val="2167F2AD"/>
    <w:rsid w:val="218112F8"/>
    <w:rsid w:val="218AC769"/>
    <w:rsid w:val="218BCCB4"/>
    <w:rsid w:val="218C770F"/>
    <w:rsid w:val="219DC157"/>
    <w:rsid w:val="219F828A"/>
    <w:rsid w:val="21B64361"/>
    <w:rsid w:val="21C94AA6"/>
    <w:rsid w:val="21D1289F"/>
    <w:rsid w:val="21D9D9CB"/>
    <w:rsid w:val="21E1A116"/>
    <w:rsid w:val="21F7403C"/>
    <w:rsid w:val="21FD65E3"/>
    <w:rsid w:val="221A1384"/>
    <w:rsid w:val="222AA155"/>
    <w:rsid w:val="223964A2"/>
    <w:rsid w:val="224B30B7"/>
    <w:rsid w:val="225F500B"/>
    <w:rsid w:val="226A79CB"/>
    <w:rsid w:val="227E5E01"/>
    <w:rsid w:val="2283FD47"/>
    <w:rsid w:val="229C6DAF"/>
    <w:rsid w:val="229FC31B"/>
    <w:rsid w:val="22E15889"/>
    <w:rsid w:val="22E595CF"/>
    <w:rsid w:val="22F391DF"/>
    <w:rsid w:val="2303F431"/>
    <w:rsid w:val="231C05BE"/>
    <w:rsid w:val="233AE91E"/>
    <w:rsid w:val="2367EF2D"/>
    <w:rsid w:val="236917AD"/>
    <w:rsid w:val="23A07188"/>
    <w:rsid w:val="23A3E3DE"/>
    <w:rsid w:val="23B231C1"/>
    <w:rsid w:val="23B2E45B"/>
    <w:rsid w:val="23B699F0"/>
    <w:rsid w:val="23C2DA50"/>
    <w:rsid w:val="23CCF62E"/>
    <w:rsid w:val="23D1D044"/>
    <w:rsid w:val="23D2D660"/>
    <w:rsid w:val="23F056C3"/>
    <w:rsid w:val="23FA004F"/>
    <w:rsid w:val="2402BC4B"/>
    <w:rsid w:val="24034CC6"/>
    <w:rsid w:val="2406E6B1"/>
    <w:rsid w:val="24230965"/>
    <w:rsid w:val="242B0307"/>
    <w:rsid w:val="243E1D75"/>
    <w:rsid w:val="244B65A6"/>
    <w:rsid w:val="24948451"/>
    <w:rsid w:val="24BA9E64"/>
    <w:rsid w:val="24C4E414"/>
    <w:rsid w:val="250958B7"/>
    <w:rsid w:val="250A343B"/>
    <w:rsid w:val="250E6C02"/>
    <w:rsid w:val="251A2BD1"/>
    <w:rsid w:val="251BD602"/>
    <w:rsid w:val="251E1124"/>
    <w:rsid w:val="2522C5F4"/>
    <w:rsid w:val="2525DA08"/>
    <w:rsid w:val="25546E99"/>
    <w:rsid w:val="25584001"/>
    <w:rsid w:val="256642E2"/>
    <w:rsid w:val="2569E5A9"/>
    <w:rsid w:val="257DEA3A"/>
    <w:rsid w:val="25B483A2"/>
    <w:rsid w:val="25DA36C3"/>
    <w:rsid w:val="25E0CBC4"/>
    <w:rsid w:val="25ED6FFC"/>
    <w:rsid w:val="262728C0"/>
    <w:rsid w:val="262E10F2"/>
    <w:rsid w:val="264342B2"/>
    <w:rsid w:val="264679A4"/>
    <w:rsid w:val="265A1502"/>
    <w:rsid w:val="266CDD44"/>
    <w:rsid w:val="26E0E559"/>
    <w:rsid w:val="26E7C33E"/>
    <w:rsid w:val="26EA3754"/>
    <w:rsid w:val="271D8DA2"/>
    <w:rsid w:val="27422E72"/>
    <w:rsid w:val="2759D491"/>
    <w:rsid w:val="2763B08C"/>
    <w:rsid w:val="276887FD"/>
    <w:rsid w:val="2768B465"/>
    <w:rsid w:val="278C60F7"/>
    <w:rsid w:val="2792B3E2"/>
    <w:rsid w:val="279F5052"/>
    <w:rsid w:val="27C15AEA"/>
    <w:rsid w:val="27CA77D8"/>
    <w:rsid w:val="27E497A7"/>
    <w:rsid w:val="27F91A57"/>
    <w:rsid w:val="2810368C"/>
    <w:rsid w:val="281E8260"/>
    <w:rsid w:val="2824AB68"/>
    <w:rsid w:val="282D85F9"/>
    <w:rsid w:val="28300DA2"/>
    <w:rsid w:val="28556B26"/>
    <w:rsid w:val="287E11C2"/>
    <w:rsid w:val="2886271F"/>
    <w:rsid w:val="28A0610F"/>
    <w:rsid w:val="28A55222"/>
    <w:rsid w:val="28B654C4"/>
    <w:rsid w:val="28FF0FF2"/>
    <w:rsid w:val="29255D32"/>
    <w:rsid w:val="293144CF"/>
    <w:rsid w:val="2932CB15"/>
    <w:rsid w:val="293D3816"/>
    <w:rsid w:val="295DAD2F"/>
    <w:rsid w:val="296507E9"/>
    <w:rsid w:val="296B02AF"/>
    <w:rsid w:val="299B233F"/>
    <w:rsid w:val="29A811AD"/>
    <w:rsid w:val="29E9E565"/>
    <w:rsid w:val="29ED2552"/>
    <w:rsid w:val="29EFC89B"/>
    <w:rsid w:val="2A007E2A"/>
    <w:rsid w:val="2A458556"/>
    <w:rsid w:val="2A4A8214"/>
    <w:rsid w:val="2A5FCF08"/>
    <w:rsid w:val="2A91FD25"/>
    <w:rsid w:val="2A9D6F81"/>
    <w:rsid w:val="2AA0DB27"/>
    <w:rsid w:val="2AC5CBB8"/>
    <w:rsid w:val="2AC8285F"/>
    <w:rsid w:val="2ACEE596"/>
    <w:rsid w:val="2ADA1E81"/>
    <w:rsid w:val="2AEF9D3D"/>
    <w:rsid w:val="2AF61887"/>
    <w:rsid w:val="2B1D8E36"/>
    <w:rsid w:val="2B2C2146"/>
    <w:rsid w:val="2B3C6DCF"/>
    <w:rsid w:val="2B80C33B"/>
    <w:rsid w:val="2B84AA0F"/>
    <w:rsid w:val="2B94BAD9"/>
    <w:rsid w:val="2BA7878C"/>
    <w:rsid w:val="2BB26525"/>
    <w:rsid w:val="2BC95599"/>
    <w:rsid w:val="2BF5A474"/>
    <w:rsid w:val="2BFC1C19"/>
    <w:rsid w:val="2C024440"/>
    <w:rsid w:val="2C0A1A5E"/>
    <w:rsid w:val="2C3B2E5D"/>
    <w:rsid w:val="2C58D160"/>
    <w:rsid w:val="2CC66851"/>
    <w:rsid w:val="2CC6AA39"/>
    <w:rsid w:val="2CDE5312"/>
    <w:rsid w:val="2CFC5E01"/>
    <w:rsid w:val="2D10AD38"/>
    <w:rsid w:val="2D13BF7A"/>
    <w:rsid w:val="2D390435"/>
    <w:rsid w:val="2D66C628"/>
    <w:rsid w:val="2DB2E614"/>
    <w:rsid w:val="2DB640C9"/>
    <w:rsid w:val="2DDF22B3"/>
    <w:rsid w:val="2E029D0F"/>
    <w:rsid w:val="2E299C13"/>
    <w:rsid w:val="2E2A1114"/>
    <w:rsid w:val="2E373E6A"/>
    <w:rsid w:val="2E55C05A"/>
    <w:rsid w:val="2E5C6926"/>
    <w:rsid w:val="2E65BBB6"/>
    <w:rsid w:val="2E89988B"/>
    <w:rsid w:val="2EB8C5D9"/>
    <w:rsid w:val="2EC25A76"/>
    <w:rsid w:val="2F068244"/>
    <w:rsid w:val="2F144249"/>
    <w:rsid w:val="2F24FA9B"/>
    <w:rsid w:val="2F25EAB2"/>
    <w:rsid w:val="2F37369F"/>
    <w:rsid w:val="2F42883B"/>
    <w:rsid w:val="2F4DB141"/>
    <w:rsid w:val="2F84480B"/>
    <w:rsid w:val="2F8B067D"/>
    <w:rsid w:val="2F9966AD"/>
    <w:rsid w:val="2FA48FE4"/>
    <w:rsid w:val="2FB1DB70"/>
    <w:rsid w:val="2FC7BFDE"/>
    <w:rsid w:val="2FDAEE93"/>
    <w:rsid w:val="2FDD1B1D"/>
    <w:rsid w:val="2FDEF7AA"/>
    <w:rsid w:val="2FE108E6"/>
    <w:rsid w:val="3017F6AC"/>
    <w:rsid w:val="303380C8"/>
    <w:rsid w:val="30426E37"/>
    <w:rsid w:val="304B1DE1"/>
    <w:rsid w:val="306310EA"/>
    <w:rsid w:val="306C82FE"/>
    <w:rsid w:val="307C73F1"/>
    <w:rsid w:val="307D836E"/>
    <w:rsid w:val="3098409F"/>
    <w:rsid w:val="309C59D6"/>
    <w:rsid w:val="309C62D2"/>
    <w:rsid w:val="30A53931"/>
    <w:rsid w:val="30CC78D0"/>
    <w:rsid w:val="30DDB46E"/>
    <w:rsid w:val="30E06BE5"/>
    <w:rsid w:val="30F17360"/>
    <w:rsid w:val="30F24E61"/>
    <w:rsid w:val="31055BFE"/>
    <w:rsid w:val="31181B8A"/>
    <w:rsid w:val="31292279"/>
    <w:rsid w:val="31850FA2"/>
    <w:rsid w:val="319DFA01"/>
    <w:rsid w:val="31B32256"/>
    <w:rsid w:val="31CC32D1"/>
    <w:rsid w:val="31DB8CE8"/>
    <w:rsid w:val="31EDA68F"/>
    <w:rsid w:val="31F0ED97"/>
    <w:rsid w:val="320AED85"/>
    <w:rsid w:val="32249AFB"/>
    <w:rsid w:val="3228CF8F"/>
    <w:rsid w:val="323E0A2A"/>
    <w:rsid w:val="324B4800"/>
    <w:rsid w:val="3258FE6A"/>
    <w:rsid w:val="3283F28C"/>
    <w:rsid w:val="32AE90DC"/>
    <w:rsid w:val="32F67BA2"/>
    <w:rsid w:val="32F7DF61"/>
    <w:rsid w:val="332E4C0A"/>
    <w:rsid w:val="3334804B"/>
    <w:rsid w:val="335A4F65"/>
    <w:rsid w:val="3363F8CE"/>
    <w:rsid w:val="337AECD1"/>
    <w:rsid w:val="3396F622"/>
    <w:rsid w:val="33A72CBD"/>
    <w:rsid w:val="33CB33A4"/>
    <w:rsid w:val="33D97C45"/>
    <w:rsid w:val="33E0D685"/>
    <w:rsid w:val="33EAC1DB"/>
    <w:rsid w:val="34029D92"/>
    <w:rsid w:val="341A0F3D"/>
    <w:rsid w:val="343E16A5"/>
    <w:rsid w:val="3458A8ED"/>
    <w:rsid w:val="345A34BB"/>
    <w:rsid w:val="3463BC4E"/>
    <w:rsid w:val="346A891A"/>
    <w:rsid w:val="34734235"/>
    <w:rsid w:val="34822C25"/>
    <w:rsid w:val="3493F8AA"/>
    <w:rsid w:val="34A5D0D6"/>
    <w:rsid w:val="34C5F872"/>
    <w:rsid w:val="34FC67C5"/>
    <w:rsid w:val="350BB0BB"/>
    <w:rsid w:val="350BF1FA"/>
    <w:rsid w:val="3516B62B"/>
    <w:rsid w:val="351F73A6"/>
    <w:rsid w:val="352AF6AE"/>
    <w:rsid w:val="3535A491"/>
    <w:rsid w:val="353D2156"/>
    <w:rsid w:val="357D9829"/>
    <w:rsid w:val="3599CFD9"/>
    <w:rsid w:val="35B12D48"/>
    <w:rsid w:val="35BAC36B"/>
    <w:rsid w:val="35BC9638"/>
    <w:rsid w:val="36163D6E"/>
    <w:rsid w:val="36303B5C"/>
    <w:rsid w:val="3634CC20"/>
    <w:rsid w:val="363E91BE"/>
    <w:rsid w:val="3676BA77"/>
    <w:rsid w:val="36845E14"/>
    <w:rsid w:val="368504C6"/>
    <w:rsid w:val="369DC11F"/>
    <w:rsid w:val="36B9F55E"/>
    <w:rsid w:val="373DE53C"/>
    <w:rsid w:val="37487289"/>
    <w:rsid w:val="374F96DD"/>
    <w:rsid w:val="37724AB5"/>
    <w:rsid w:val="378E85AB"/>
    <w:rsid w:val="379482CB"/>
    <w:rsid w:val="37AF8660"/>
    <w:rsid w:val="37B996B4"/>
    <w:rsid w:val="37C32FFD"/>
    <w:rsid w:val="37D3A660"/>
    <w:rsid w:val="37DF9AE2"/>
    <w:rsid w:val="37DFCBD7"/>
    <w:rsid w:val="37FD11FB"/>
    <w:rsid w:val="3809886B"/>
    <w:rsid w:val="382DBDF8"/>
    <w:rsid w:val="383F4D17"/>
    <w:rsid w:val="38776B43"/>
    <w:rsid w:val="38945BA6"/>
    <w:rsid w:val="38B81A75"/>
    <w:rsid w:val="38BC3E54"/>
    <w:rsid w:val="38CE0784"/>
    <w:rsid w:val="3923D7D9"/>
    <w:rsid w:val="39248B24"/>
    <w:rsid w:val="392C4C35"/>
    <w:rsid w:val="39340755"/>
    <w:rsid w:val="39547FA2"/>
    <w:rsid w:val="39571D72"/>
    <w:rsid w:val="3991C69F"/>
    <w:rsid w:val="3993AB7B"/>
    <w:rsid w:val="399FFBE0"/>
    <w:rsid w:val="39AF49B4"/>
    <w:rsid w:val="39BEC583"/>
    <w:rsid w:val="39C19D95"/>
    <w:rsid w:val="39C8E8D2"/>
    <w:rsid w:val="3A2A0264"/>
    <w:rsid w:val="3A46080A"/>
    <w:rsid w:val="3A481682"/>
    <w:rsid w:val="3A4867D7"/>
    <w:rsid w:val="3A68EFCA"/>
    <w:rsid w:val="3A808C33"/>
    <w:rsid w:val="3A8DA51C"/>
    <w:rsid w:val="3A8FEADC"/>
    <w:rsid w:val="3AA83CF7"/>
    <w:rsid w:val="3AA9DD10"/>
    <w:rsid w:val="3AC6B419"/>
    <w:rsid w:val="3AC966F8"/>
    <w:rsid w:val="3AF586E7"/>
    <w:rsid w:val="3B0610CE"/>
    <w:rsid w:val="3B137036"/>
    <w:rsid w:val="3B1ED844"/>
    <w:rsid w:val="3B27DA61"/>
    <w:rsid w:val="3B304018"/>
    <w:rsid w:val="3B4299A1"/>
    <w:rsid w:val="3B44945D"/>
    <w:rsid w:val="3B513980"/>
    <w:rsid w:val="3B54A616"/>
    <w:rsid w:val="3B5F713D"/>
    <w:rsid w:val="3B6C7F35"/>
    <w:rsid w:val="3B839BD7"/>
    <w:rsid w:val="3BA592E4"/>
    <w:rsid w:val="3BB1C5EC"/>
    <w:rsid w:val="3BC6A17D"/>
    <w:rsid w:val="3BF3EABB"/>
    <w:rsid w:val="3C184425"/>
    <w:rsid w:val="3C366F9E"/>
    <w:rsid w:val="3C3AE257"/>
    <w:rsid w:val="3C52812A"/>
    <w:rsid w:val="3C5EB2C5"/>
    <w:rsid w:val="3C6EA10D"/>
    <w:rsid w:val="3C820E86"/>
    <w:rsid w:val="3C9DBC8C"/>
    <w:rsid w:val="3CBEE0E4"/>
    <w:rsid w:val="3CD14087"/>
    <w:rsid w:val="3CF93F2C"/>
    <w:rsid w:val="3CFECEF9"/>
    <w:rsid w:val="3CFEF29D"/>
    <w:rsid w:val="3D051C84"/>
    <w:rsid w:val="3D06F9BF"/>
    <w:rsid w:val="3D0AABE3"/>
    <w:rsid w:val="3D189AA2"/>
    <w:rsid w:val="3D237ABA"/>
    <w:rsid w:val="3D57DFE2"/>
    <w:rsid w:val="3D660AE9"/>
    <w:rsid w:val="3D9189A6"/>
    <w:rsid w:val="3D96AAA0"/>
    <w:rsid w:val="3DAFAF24"/>
    <w:rsid w:val="3DBF05B7"/>
    <w:rsid w:val="3DC1903C"/>
    <w:rsid w:val="3DC89BA6"/>
    <w:rsid w:val="3DD5E1AC"/>
    <w:rsid w:val="3DDC9EDA"/>
    <w:rsid w:val="3DED26F1"/>
    <w:rsid w:val="3E00FE00"/>
    <w:rsid w:val="3E169F7D"/>
    <w:rsid w:val="3E3649DD"/>
    <w:rsid w:val="3E4B929F"/>
    <w:rsid w:val="3E569FEC"/>
    <w:rsid w:val="3E845E7E"/>
    <w:rsid w:val="3E9AD63F"/>
    <w:rsid w:val="3EA10ACC"/>
    <w:rsid w:val="3EB221A7"/>
    <w:rsid w:val="3EBF6083"/>
    <w:rsid w:val="3EBFB8EB"/>
    <w:rsid w:val="3EC93637"/>
    <w:rsid w:val="3ED37263"/>
    <w:rsid w:val="3ED4F1E0"/>
    <w:rsid w:val="3EDA74D7"/>
    <w:rsid w:val="3EE408FA"/>
    <w:rsid w:val="3F2371D4"/>
    <w:rsid w:val="3F2D4B22"/>
    <w:rsid w:val="3F2DB561"/>
    <w:rsid w:val="3F3765B2"/>
    <w:rsid w:val="3F490A5E"/>
    <w:rsid w:val="3F4FBB72"/>
    <w:rsid w:val="3F77BE5A"/>
    <w:rsid w:val="3F91B843"/>
    <w:rsid w:val="3FBFBF77"/>
    <w:rsid w:val="3FC2D6E2"/>
    <w:rsid w:val="3FC8703D"/>
    <w:rsid w:val="3FF45F3C"/>
    <w:rsid w:val="40123ACC"/>
    <w:rsid w:val="40249F17"/>
    <w:rsid w:val="404FD45D"/>
    <w:rsid w:val="406D00F0"/>
    <w:rsid w:val="408DA99E"/>
    <w:rsid w:val="40B4255C"/>
    <w:rsid w:val="40B7D117"/>
    <w:rsid w:val="40C6EB15"/>
    <w:rsid w:val="40D969C5"/>
    <w:rsid w:val="40DEC259"/>
    <w:rsid w:val="40EDF7F3"/>
    <w:rsid w:val="40EFC793"/>
    <w:rsid w:val="40F8AF61"/>
    <w:rsid w:val="41211C60"/>
    <w:rsid w:val="41414E15"/>
    <w:rsid w:val="41487A89"/>
    <w:rsid w:val="4172F2E5"/>
    <w:rsid w:val="419CB683"/>
    <w:rsid w:val="419CFF5E"/>
    <w:rsid w:val="41B96E58"/>
    <w:rsid w:val="41BAE378"/>
    <w:rsid w:val="41D2DA83"/>
    <w:rsid w:val="41D6704F"/>
    <w:rsid w:val="41F7E4B6"/>
    <w:rsid w:val="420808FD"/>
    <w:rsid w:val="42087F9D"/>
    <w:rsid w:val="4210475E"/>
    <w:rsid w:val="422B7E04"/>
    <w:rsid w:val="423C63F3"/>
    <w:rsid w:val="4245A129"/>
    <w:rsid w:val="42614596"/>
    <w:rsid w:val="4282F76A"/>
    <w:rsid w:val="42889E83"/>
    <w:rsid w:val="42A60DB2"/>
    <w:rsid w:val="42E10787"/>
    <w:rsid w:val="42E49A16"/>
    <w:rsid w:val="42EE6877"/>
    <w:rsid w:val="42F084C0"/>
    <w:rsid w:val="42F38BD1"/>
    <w:rsid w:val="42F75374"/>
    <w:rsid w:val="43106FD8"/>
    <w:rsid w:val="43127C7C"/>
    <w:rsid w:val="4313B613"/>
    <w:rsid w:val="43295FA3"/>
    <w:rsid w:val="432CF48C"/>
    <w:rsid w:val="4338CDA7"/>
    <w:rsid w:val="43409E18"/>
    <w:rsid w:val="43464E83"/>
    <w:rsid w:val="4352C9A6"/>
    <w:rsid w:val="4364AAA2"/>
    <w:rsid w:val="43707BFB"/>
    <w:rsid w:val="4386C7A1"/>
    <w:rsid w:val="439CDE7E"/>
    <w:rsid w:val="43A579A5"/>
    <w:rsid w:val="43B45166"/>
    <w:rsid w:val="43BA34F3"/>
    <w:rsid w:val="43CBA7B9"/>
    <w:rsid w:val="43CC8766"/>
    <w:rsid w:val="43DCF093"/>
    <w:rsid w:val="43F64B1A"/>
    <w:rsid w:val="43F8070C"/>
    <w:rsid w:val="4407C808"/>
    <w:rsid w:val="440E7913"/>
    <w:rsid w:val="44269CC8"/>
    <w:rsid w:val="44650304"/>
    <w:rsid w:val="4471589F"/>
    <w:rsid w:val="447C96AD"/>
    <w:rsid w:val="449DE1B3"/>
    <w:rsid w:val="44D42BBF"/>
    <w:rsid w:val="44DD8048"/>
    <w:rsid w:val="44E4EE9F"/>
    <w:rsid w:val="44F80493"/>
    <w:rsid w:val="4506065B"/>
    <w:rsid w:val="457564B7"/>
    <w:rsid w:val="459E0FB4"/>
    <w:rsid w:val="45A9FAC4"/>
    <w:rsid w:val="45AAA910"/>
    <w:rsid w:val="45ACBA5B"/>
    <w:rsid w:val="45AF3216"/>
    <w:rsid w:val="45B7696F"/>
    <w:rsid w:val="45B95F88"/>
    <w:rsid w:val="45D28D69"/>
    <w:rsid w:val="4600B340"/>
    <w:rsid w:val="46060E8F"/>
    <w:rsid w:val="460A7287"/>
    <w:rsid w:val="463ABCEB"/>
    <w:rsid w:val="463F24C6"/>
    <w:rsid w:val="4676DBC7"/>
    <w:rsid w:val="467DB06E"/>
    <w:rsid w:val="46AC5B20"/>
    <w:rsid w:val="46E8E899"/>
    <w:rsid w:val="46F4C581"/>
    <w:rsid w:val="46F68758"/>
    <w:rsid w:val="4713CEDA"/>
    <w:rsid w:val="472EB0A9"/>
    <w:rsid w:val="47347842"/>
    <w:rsid w:val="47383490"/>
    <w:rsid w:val="473CABAA"/>
    <w:rsid w:val="4741F4B9"/>
    <w:rsid w:val="4746703F"/>
    <w:rsid w:val="474929DE"/>
    <w:rsid w:val="47529333"/>
    <w:rsid w:val="4756A11D"/>
    <w:rsid w:val="47672C7E"/>
    <w:rsid w:val="47872C81"/>
    <w:rsid w:val="47918411"/>
    <w:rsid w:val="479A57EF"/>
    <w:rsid w:val="479B9D67"/>
    <w:rsid w:val="479CE45B"/>
    <w:rsid w:val="47AB5352"/>
    <w:rsid w:val="47B35A29"/>
    <w:rsid w:val="47CF1393"/>
    <w:rsid w:val="47E7CE79"/>
    <w:rsid w:val="47FE94E1"/>
    <w:rsid w:val="4806978A"/>
    <w:rsid w:val="480FDF0E"/>
    <w:rsid w:val="486181A5"/>
    <w:rsid w:val="486AD562"/>
    <w:rsid w:val="4895B769"/>
    <w:rsid w:val="489D3193"/>
    <w:rsid w:val="489F1A14"/>
    <w:rsid w:val="48A218A8"/>
    <w:rsid w:val="48B14AFA"/>
    <w:rsid w:val="48FEFAA6"/>
    <w:rsid w:val="4906C53D"/>
    <w:rsid w:val="490B36D5"/>
    <w:rsid w:val="49131B5D"/>
    <w:rsid w:val="492E7853"/>
    <w:rsid w:val="493016DC"/>
    <w:rsid w:val="49453051"/>
    <w:rsid w:val="4954441E"/>
    <w:rsid w:val="4966A2BF"/>
    <w:rsid w:val="4969F922"/>
    <w:rsid w:val="496CF604"/>
    <w:rsid w:val="496F4031"/>
    <w:rsid w:val="49917AC7"/>
    <w:rsid w:val="4993BA8D"/>
    <w:rsid w:val="49A5F4BE"/>
    <w:rsid w:val="49A7BF31"/>
    <w:rsid w:val="49E22149"/>
    <w:rsid w:val="49F02620"/>
    <w:rsid w:val="49FD6AEA"/>
    <w:rsid w:val="4A185E79"/>
    <w:rsid w:val="4A2A7785"/>
    <w:rsid w:val="4A454A51"/>
    <w:rsid w:val="4A47739E"/>
    <w:rsid w:val="4A5E8828"/>
    <w:rsid w:val="4A73506D"/>
    <w:rsid w:val="4A74E03A"/>
    <w:rsid w:val="4A770782"/>
    <w:rsid w:val="4A82B738"/>
    <w:rsid w:val="4A8A4B69"/>
    <w:rsid w:val="4A970CD3"/>
    <w:rsid w:val="4A9AABFF"/>
    <w:rsid w:val="4A9BDC31"/>
    <w:rsid w:val="4AA3A85E"/>
    <w:rsid w:val="4AA87544"/>
    <w:rsid w:val="4AAFCB02"/>
    <w:rsid w:val="4AB29FEF"/>
    <w:rsid w:val="4AB76C2A"/>
    <w:rsid w:val="4AD51859"/>
    <w:rsid w:val="4ADBB1FB"/>
    <w:rsid w:val="4B0CAD3F"/>
    <w:rsid w:val="4B102B63"/>
    <w:rsid w:val="4B1DFCA0"/>
    <w:rsid w:val="4B2795CB"/>
    <w:rsid w:val="4B36D37E"/>
    <w:rsid w:val="4B54FB05"/>
    <w:rsid w:val="4B5A8BBB"/>
    <w:rsid w:val="4B699CCB"/>
    <w:rsid w:val="4B7368AE"/>
    <w:rsid w:val="4B862500"/>
    <w:rsid w:val="4B9372B3"/>
    <w:rsid w:val="4B9861DF"/>
    <w:rsid w:val="4B9AB0A5"/>
    <w:rsid w:val="4B9BA91F"/>
    <w:rsid w:val="4B9F3492"/>
    <w:rsid w:val="4BA18EAE"/>
    <w:rsid w:val="4BC08898"/>
    <w:rsid w:val="4C007CFB"/>
    <w:rsid w:val="4C17F5C0"/>
    <w:rsid w:val="4C3B28E5"/>
    <w:rsid w:val="4C3D775E"/>
    <w:rsid w:val="4C635040"/>
    <w:rsid w:val="4C63A11E"/>
    <w:rsid w:val="4C87C96A"/>
    <w:rsid w:val="4C8CAA0A"/>
    <w:rsid w:val="4C9D8C35"/>
    <w:rsid w:val="4CAB5E49"/>
    <w:rsid w:val="4CB01FF6"/>
    <w:rsid w:val="4CBF652C"/>
    <w:rsid w:val="4CD1FB71"/>
    <w:rsid w:val="4CEB8A59"/>
    <w:rsid w:val="4CF0C46E"/>
    <w:rsid w:val="4CF2D32C"/>
    <w:rsid w:val="4CF81AB4"/>
    <w:rsid w:val="4D0EECCF"/>
    <w:rsid w:val="4D0FFD36"/>
    <w:rsid w:val="4D35B34E"/>
    <w:rsid w:val="4D3A7A6C"/>
    <w:rsid w:val="4D5DE5A8"/>
    <w:rsid w:val="4D635608"/>
    <w:rsid w:val="4D8B485C"/>
    <w:rsid w:val="4D928939"/>
    <w:rsid w:val="4D9F0D1C"/>
    <w:rsid w:val="4DACD06F"/>
    <w:rsid w:val="4DDAB1BF"/>
    <w:rsid w:val="4E02016C"/>
    <w:rsid w:val="4E08948A"/>
    <w:rsid w:val="4E2496BC"/>
    <w:rsid w:val="4E47F80D"/>
    <w:rsid w:val="4E507D7B"/>
    <w:rsid w:val="4E6180D9"/>
    <w:rsid w:val="4E7AB9FB"/>
    <w:rsid w:val="4E85E513"/>
    <w:rsid w:val="4EA05F9C"/>
    <w:rsid w:val="4EAE416A"/>
    <w:rsid w:val="4F10CB34"/>
    <w:rsid w:val="4F2DCC85"/>
    <w:rsid w:val="4F351A94"/>
    <w:rsid w:val="4F5C4815"/>
    <w:rsid w:val="4F69803C"/>
    <w:rsid w:val="4F8E663C"/>
    <w:rsid w:val="4F8E8DF4"/>
    <w:rsid w:val="4F9A4E4C"/>
    <w:rsid w:val="4FCDE29B"/>
    <w:rsid w:val="4FE617CE"/>
    <w:rsid w:val="500EE2BA"/>
    <w:rsid w:val="501E63D0"/>
    <w:rsid w:val="503740BF"/>
    <w:rsid w:val="50423D96"/>
    <w:rsid w:val="504A4656"/>
    <w:rsid w:val="50760994"/>
    <w:rsid w:val="508D9F2A"/>
    <w:rsid w:val="50A7E63D"/>
    <w:rsid w:val="50E9889A"/>
    <w:rsid w:val="50FCCF67"/>
    <w:rsid w:val="5105A833"/>
    <w:rsid w:val="51372443"/>
    <w:rsid w:val="5143F77D"/>
    <w:rsid w:val="51568B4C"/>
    <w:rsid w:val="5161723F"/>
    <w:rsid w:val="519CCA09"/>
    <w:rsid w:val="51A67170"/>
    <w:rsid w:val="51AB21EF"/>
    <w:rsid w:val="51AB436B"/>
    <w:rsid w:val="51B12F3F"/>
    <w:rsid w:val="51BE7B80"/>
    <w:rsid w:val="51CA16BA"/>
    <w:rsid w:val="51D326A3"/>
    <w:rsid w:val="51D669BB"/>
    <w:rsid w:val="51E39518"/>
    <w:rsid w:val="51E99F29"/>
    <w:rsid w:val="51F0F2C0"/>
    <w:rsid w:val="5227195E"/>
    <w:rsid w:val="522DBDB5"/>
    <w:rsid w:val="523F7700"/>
    <w:rsid w:val="524F2276"/>
    <w:rsid w:val="5258EE3E"/>
    <w:rsid w:val="526A8CDE"/>
    <w:rsid w:val="52A75BCA"/>
    <w:rsid w:val="52AAB14B"/>
    <w:rsid w:val="52E87E84"/>
    <w:rsid w:val="52E986AC"/>
    <w:rsid w:val="531F173B"/>
    <w:rsid w:val="5320CF73"/>
    <w:rsid w:val="532E891A"/>
    <w:rsid w:val="5336144A"/>
    <w:rsid w:val="535F11B8"/>
    <w:rsid w:val="536AA908"/>
    <w:rsid w:val="5370E14C"/>
    <w:rsid w:val="538278A9"/>
    <w:rsid w:val="53BF937A"/>
    <w:rsid w:val="53D67DEA"/>
    <w:rsid w:val="53D69AF8"/>
    <w:rsid w:val="53E8863C"/>
    <w:rsid w:val="53F62EC0"/>
    <w:rsid w:val="544DF4BD"/>
    <w:rsid w:val="545C19A7"/>
    <w:rsid w:val="54785329"/>
    <w:rsid w:val="5478975B"/>
    <w:rsid w:val="5490BBFD"/>
    <w:rsid w:val="54967D95"/>
    <w:rsid w:val="54A08A60"/>
    <w:rsid w:val="54D404D0"/>
    <w:rsid w:val="54DA8D2D"/>
    <w:rsid w:val="54E553FA"/>
    <w:rsid w:val="54EBC889"/>
    <w:rsid w:val="54EDA649"/>
    <w:rsid w:val="54F3F14B"/>
    <w:rsid w:val="5506A474"/>
    <w:rsid w:val="55205110"/>
    <w:rsid w:val="552D29C3"/>
    <w:rsid w:val="552D6F0E"/>
    <w:rsid w:val="55321AF2"/>
    <w:rsid w:val="554592F2"/>
    <w:rsid w:val="5566E80E"/>
    <w:rsid w:val="556DC2E9"/>
    <w:rsid w:val="55844D43"/>
    <w:rsid w:val="558A5A10"/>
    <w:rsid w:val="55AF2F32"/>
    <w:rsid w:val="55B3D542"/>
    <w:rsid w:val="55C7A305"/>
    <w:rsid w:val="55CB25B8"/>
    <w:rsid w:val="55D584E0"/>
    <w:rsid w:val="55E823EA"/>
    <w:rsid w:val="55EACE3E"/>
    <w:rsid w:val="55F0599D"/>
    <w:rsid w:val="55FBEEBD"/>
    <w:rsid w:val="56660216"/>
    <w:rsid w:val="568A13E2"/>
    <w:rsid w:val="56A13CD9"/>
    <w:rsid w:val="56AB26B6"/>
    <w:rsid w:val="56B59E1E"/>
    <w:rsid w:val="56C8A94E"/>
    <w:rsid w:val="56D96947"/>
    <w:rsid w:val="57129747"/>
    <w:rsid w:val="57190935"/>
    <w:rsid w:val="5729D5A4"/>
    <w:rsid w:val="57300CEC"/>
    <w:rsid w:val="573D70D1"/>
    <w:rsid w:val="574AB3B8"/>
    <w:rsid w:val="57664938"/>
    <w:rsid w:val="57694254"/>
    <w:rsid w:val="576E9AAB"/>
    <w:rsid w:val="577DE802"/>
    <w:rsid w:val="578F5693"/>
    <w:rsid w:val="579B879A"/>
    <w:rsid w:val="57A45E02"/>
    <w:rsid w:val="57AD2878"/>
    <w:rsid w:val="57B67026"/>
    <w:rsid w:val="57BE2550"/>
    <w:rsid w:val="57C422A6"/>
    <w:rsid w:val="57CB8EAB"/>
    <w:rsid w:val="57DEE60F"/>
    <w:rsid w:val="57EFD70A"/>
    <w:rsid w:val="57F46785"/>
    <w:rsid w:val="583BFA58"/>
    <w:rsid w:val="584EEFD9"/>
    <w:rsid w:val="585699EE"/>
    <w:rsid w:val="585DA179"/>
    <w:rsid w:val="5875DC1B"/>
    <w:rsid w:val="587DF0A6"/>
    <w:rsid w:val="5899E861"/>
    <w:rsid w:val="589EF298"/>
    <w:rsid w:val="58C9D68B"/>
    <w:rsid w:val="58CBE8EE"/>
    <w:rsid w:val="58D60F98"/>
    <w:rsid w:val="58EA56BF"/>
    <w:rsid w:val="590E2155"/>
    <w:rsid w:val="591B4D9D"/>
    <w:rsid w:val="5931115F"/>
    <w:rsid w:val="59381CF3"/>
    <w:rsid w:val="594429A3"/>
    <w:rsid w:val="5955AD55"/>
    <w:rsid w:val="599DCCFF"/>
    <w:rsid w:val="599E5247"/>
    <w:rsid w:val="59BB9373"/>
    <w:rsid w:val="59CF6306"/>
    <w:rsid w:val="59D16A4E"/>
    <w:rsid w:val="59E06ADA"/>
    <w:rsid w:val="5A0B39F4"/>
    <w:rsid w:val="5A393FE4"/>
    <w:rsid w:val="5A42F94E"/>
    <w:rsid w:val="5A53B5E8"/>
    <w:rsid w:val="5A957131"/>
    <w:rsid w:val="5A99C418"/>
    <w:rsid w:val="5A9C06AD"/>
    <w:rsid w:val="5AD1066F"/>
    <w:rsid w:val="5AD45771"/>
    <w:rsid w:val="5AD587FA"/>
    <w:rsid w:val="5AE96FCD"/>
    <w:rsid w:val="5AE9816C"/>
    <w:rsid w:val="5AFB8A84"/>
    <w:rsid w:val="5B0D90CD"/>
    <w:rsid w:val="5B2673EF"/>
    <w:rsid w:val="5B2F91F5"/>
    <w:rsid w:val="5B39CECE"/>
    <w:rsid w:val="5B494FA8"/>
    <w:rsid w:val="5B59A7C5"/>
    <w:rsid w:val="5B5D8379"/>
    <w:rsid w:val="5B72ABD0"/>
    <w:rsid w:val="5B9BA560"/>
    <w:rsid w:val="5BACC27F"/>
    <w:rsid w:val="5BB0AD23"/>
    <w:rsid w:val="5BB280C1"/>
    <w:rsid w:val="5BCBEE90"/>
    <w:rsid w:val="5BD52FBE"/>
    <w:rsid w:val="5BF45E50"/>
    <w:rsid w:val="5C0E12A8"/>
    <w:rsid w:val="5C4A1ADF"/>
    <w:rsid w:val="5C4CCFBA"/>
    <w:rsid w:val="5C4E622F"/>
    <w:rsid w:val="5C7ECB7D"/>
    <w:rsid w:val="5CC1DB3D"/>
    <w:rsid w:val="5CCACB85"/>
    <w:rsid w:val="5CDCC506"/>
    <w:rsid w:val="5CF5B724"/>
    <w:rsid w:val="5D21FE77"/>
    <w:rsid w:val="5D78C256"/>
    <w:rsid w:val="5D89EF11"/>
    <w:rsid w:val="5DB3E774"/>
    <w:rsid w:val="5DC28E0A"/>
    <w:rsid w:val="5DC41581"/>
    <w:rsid w:val="5DD6E59A"/>
    <w:rsid w:val="5DDA965D"/>
    <w:rsid w:val="5DDBFE67"/>
    <w:rsid w:val="5E067411"/>
    <w:rsid w:val="5E0CDAFE"/>
    <w:rsid w:val="5E457C4C"/>
    <w:rsid w:val="5E544FC8"/>
    <w:rsid w:val="5E6380BF"/>
    <w:rsid w:val="5E7A4432"/>
    <w:rsid w:val="5E8199D7"/>
    <w:rsid w:val="5E96D5C8"/>
    <w:rsid w:val="5EB503A3"/>
    <w:rsid w:val="5EEEA466"/>
    <w:rsid w:val="5EF89F79"/>
    <w:rsid w:val="5F09873B"/>
    <w:rsid w:val="5F113430"/>
    <w:rsid w:val="5F3C0FB5"/>
    <w:rsid w:val="5F60C6BD"/>
    <w:rsid w:val="5F8CC55B"/>
    <w:rsid w:val="5F9F2B3B"/>
    <w:rsid w:val="5FE44C15"/>
    <w:rsid w:val="5FEBA352"/>
    <w:rsid w:val="5FFC50A0"/>
    <w:rsid w:val="60187461"/>
    <w:rsid w:val="60276320"/>
    <w:rsid w:val="603DC172"/>
    <w:rsid w:val="6077E293"/>
    <w:rsid w:val="607DED89"/>
    <w:rsid w:val="60862911"/>
    <w:rsid w:val="608AB82C"/>
    <w:rsid w:val="608ABF1B"/>
    <w:rsid w:val="60BAB40F"/>
    <w:rsid w:val="60C13F59"/>
    <w:rsid w:val="60C7BF0A"/>
    <w:rsid w:val="60CC1B69"/>
    <w:rsid w:val="60D15363"/>
    <w:rsid w:val="60E18E55"/>
    <w:rsid w:val="60F0E51D"/>
    <w:rsid w:val="60FCB0E4"/>
    <w:rsid w:val="60FD81D4"/>
    <w:rsid w:val="61009307"/>
    <w:rsid w:val="6104CCAA"/>
    <w:rsid w:val="612FF823"/>
    <w:rsid w:val="6143960B"/>
    <w:rsid w:val="617222BB"/>
    <w:rsid w:val="617CDFA9"/>
    <w:rsid w:val="6182A4C0"/>
    <w:rsid w:val="61856D2E"/>
    <w:rsid w:val="61A09412"/>
    <w:rsid w:val="61A48BAD"/>
    <w:rsid w:val="61CD9E3A"/>
    <w:rsid w:val="61D2AD03"/>
    <w:rsid w:val="6213C83D"/>
    <w:rsid w:val="621740AE"/>
    <w:rsid w:val="621D1EBD"/>
    <w:rsid w:val="621E0A89"/>
    <w:rsid w:val="621EFB3D"/>
    <w:rsid w:val="6231C0CD"/>
    <w:rsid w:val="6246FEF9"/>
    <w:rsid w:val="6270E920"/>
    <w:rsid w:val="6273F310"/>
    <w:rsid w:val="62B06C81"/>
    <w:rsid w:val="63154686"/>
    <w:rsid w:val="6315A886"/>
    <w:rsid w:val="63335B01"/>
    <w:rsid w:val="6340E9F3"/>
    <w:rsid w:val="6351C1A9"/>
    <w:rsid w:val="6363ECF3"/>
    <w:rsid w:val="63807AC2"/>
    <w:rsid w:val="639AC908"/>
    <w:rsid w:val="63B628AA"/>
    <w:rsid w:val="63C4B798"/>
    <w:rsid w:val="63CC32F4"/>
    <w:rsid w:val="640F1860"/>
    <w:rsid w:val="640FE43C"/>
    <w:rsid w:val="6411DD76"/>
    <w:rsid w:val="6433EF85"/>
    <w:rsid w:val="64424A62"/>
    <w:rsid w:val="64468034"/>
    <w:rsid w:val="6461E416"/>
    <w:rsid w:val="64632E01"/>
    <w:rsid w:val="646D9483"/>
    <w:rsid w:val="6479539F"/>
    <w:rsid w:val="6483A414"/>
    <w:rsid w:val="64979BAD"/>
    <w:rsid w:val="64ACC17A"/>
    <w:rsid w:val="64B7C1FC"/>
    <w:rsid w:val="64CF04E3"/>
    <w:rsid w:val="64DAD46F"/>
    <w:rsid w:val="64ECA27E"/>
    <w:rsid w:val="6502E848"/>
    <w:rsid w:val="6505C899"/>
    <w:rsid w:val="65171C86"/>
    <w:rsid w:val="6530A361"/>
    <w:rsid w:val="653B972C"/>
    <w:rsid w:val="6547A484"/>
    <w:rsid w:val="6549A1D2"/>
    <w:rsid w:val="654BA3EF"/>
    <w:rsid w:val="654EA44A"/>
    <w:rsid w:val="65648D59"/>
    <w:rsid w:val="656AE2C8"/>
    <w:rsid w:val="658022EC"/>
    <w:rsid w:val="6588FB27"/>
    <w:rsid w:val="65A64111"/>
    <w:rsid w:val="65A79A24"/>
    <w:rsid w:val="65A7A98B"/>
    <w:rsid w:val="65B8C148"/>
    <w:rsid w:val="65F1E2DD"/>
    <w:rsid w:val="66149F0F"/>
    <w:rsid w:val="66369234"/>
    <w:rsid w:val="6641CC7B"/>
    <w:rsid w:val="6661CC3E"/>
    <w:rsid w:val="666DD3B8"/>
    <w:rsid w:val="6681D274"/>
    <w:rsid w:val="66C4D7E6"/>
    <w:rsid w:val="66D25CBA"/>
    <w:rsid w:val="66DA9629"/>
    <w:rsid w:val="66FC45FD"/>
    <w:rsid w:val="6708A45D"/>
    <w:rsid w:val="671C3B86"/>
    <w:rsid w:val="67526F24"/>
    <w:rsid w:val="67693434"/>
    <w:rsid w:val="67718DDF"/>
    <w:rsid w:val="6777D0F2"/>
    <w:rsid w:val="678438A3"/>
    <w:rsid w:val="6784F90B"/>
    <w:rsid w:val="67866BDD"/>
    <w:rsid w:val="67895004"/>
    <w:rsid w:val="67B858D7"/>
    <w:rsid w:val="67BF3C8C"/>
    <w:rsid w:val="67C21518"/>
    <w:rsid w:val="67CCC760"/>
    <w:rsid w:val="67CDEE7F"/>
    <w:rsid w:val="67DD2B8C"/>
    <w:rsid w:val="67E167E2"/>
    <w:rsid w:val="67F123A3"/>
    <w:rsid w:val="67F41EE8"/>
    <w:rsid w:val="680EE888"/>
    <w:rsid w:val="681057DB"/>
    <w:rsid w:val="68107B59"/>
    <w:rsid w:val="683A3809"/>
    <w:rsid w:val="68479CED"/>
    <w:rsid w:val="6860AC29"/>
    <w:rsid w:val="6865451A"/>
    <w:rsid w:val="6867266B"/>
    <w:rsid w:val="68752965"/>
    <w:rsid w:val="6875FAD6"/>
    <w:rsid w:val="6890C49E"/>
    <w:rsid w:val="68935A97"/>
    <w:rsid w:val="68DF4D6A"/>
    <w:rsid w:val="68E50449"/>
    <w:rsid w:val="68E8A89C"/>
    <w:rsid w:val="68EAACE9"/>
    <w:rsid w:val="68ED7DCB"/>
    <w:rsid w:val="68F826BD"/>
    <w:rsid w:val="69176402"/>
    <w:rsid w:val="69270986"/>
    <w:rsid w:val="69338ABD"/>
    <w:rsid w:val="6933E196"/>
    <w:rsid w:val="69406B91"/>
    <w:rsid w:val="694ADB10"/>
    <w:rsid w:val="695017CC"/>
    <w:rsid w:val="695B0BF5"/>
    <w:rsid w:val="696977C9"/>
    <w:rsid w:val="69721DCD"/>
    <w:rsid w:val="6996F456"/>
    <w:rsid w:val="69A057DA"/>
    <w:rsid w:val="69AA2268"/>
    <w:rsid w:val="69CC01F5"/>
    <w:rsid w:val="6A072217"/>
    <w:rsid w:val="6A109131"/>
    <w:rsid w:val="6A186D69"/>
    <w:rsid w:val="6A5E71A3"/>
    <w:rsid w:val="6A614716"/>
    <w:rsid w:val="6A7A28AC"/>
    <w:rsid w:val="6A8B57D0"/>
    <w:rsid w:val="6AA26D72"/>
    <w:rsid w:val="6AA7122A"/>
    <w:rsid w:val="6AC1BD52"/>
    <w:rsid w:val="6AE3E227"/>
    <w:rsid w:val="6B12FB20"/>
    <w:rsid w:val="6B144161"/>
    <w:rsid w:val="6B1ED663"/>
    <w:rsid w:val="6B2DD331"/>
    <w:rsid w:val="6B64D1DC"/>
    <w:rsid w:val="6B6E6167"/>
    <w:rsid w:val="6B7ABF9B"/>
    <w:rsid w:val="6B7F3BB1"/>
    <w:rsid w:val="6B858885"/>
    <w:rsid w:val="6B90D586"/>
    <w:rsid w:val="6BA2E7F5"/>
    <w:rsid w:val="6BB51FA9"/>
    <w:rsid w:val="6BB5A2B6"/>
    <w:rsid w:val="6BC9D3A2"/>
    <w:rsid w:val="6BCE7B20"/>
    <w:rsid w:val="6BDB03EA"/>
    <w:rsid w:val="6BF03662"/>
    <w:rsid w:val="6C0C9A9B"/>
    <w:rsid w:val="6C26E620"/>
    <w:rsid w:val="6C434A90"/>
    <w:rsid w:val="6C5976B0"/>
    <w:rsid w:val="6C5EE15B"/>
    <w:rsid w:val="6C6B7070"/>
    <w:rsid w:val="6C7448E1"/>
    <w:rsid w:val="6C7A941C"/>
    <w:rsid w:val="6C7F1CAD"/>
    <w:rsid w:val="6C8C39F2"/>
    <w:rsid w:val="6CA220F9"/>
    <w:rsid w:val="6CA554FA"/>
    <w:rsid w:val="6CA61DE9"/>
    <w:rsid w:val="6CD438A2"/>
    <w:rsid w:val="6CFADD46"/>
    <w:rsid w:val="6D0106DE"/>
    <w:rsid w:val="6D0982F7"/>
    <w:rsid w:val="6D17DC72"/>
    <w:rsid w:val="6D1D08A7"/>
    <w:rsid w:val="6D51F867"/>
    <w:rsid w:val="6D66A4D1"/>
    <w:rsid w:val="6D702319"/>
    <w:rsid w:val="6D8017BF"/>
    <w:rsid w:val="6D8C9088"/>
    <w:rsid w:val="6DABA218"/>
    <w:rsid w:val="6DB45AC8"/>
    <w:rsid w:val="6DC350D2"/>
    <w:rsid w:val="6DE1E311"/>
    <w:rsid w:val="6E00E59D"/>
    <w:rsid w:val="6E057375"/>
    <w:rsid w:val="6E1D0D3C"/>
    <w:rsid w:val="6E203EB8"/>
    <w:rsid w:val="6E2E9073"/>
    <w:rsid w:val="6E6B0B43"/>
    <w:rsid w:val="6E74D874"/>
    <w:rsid w:val="6E790392"/>
    <w:rsid w:val="6E7F46CC"/>
    <w:rsid w:val="6E973FFC"/>
    <w:rsid w:val="6EC96B0E"/>
    <w:rsid w:val="6ED03996"/>
    <w:rsid w:val="6ED2E290"/>
    <w:rsid w:val="6EDEAF71"/>
    <w:rsid w:val="6F00C046"/>
    <w:rsid w:val="6F255001"/>
    <w:rsid w:val="6F427B64"/>
    <w:rsid w:val="6F527F46"/>
    <w:rsid w:val="6F668360"/>
    <w:rsid w:val="6F77AAF1"/>
    <w:rsid w:val="6F7B30DE"/>
    <w:rsid w:val="6F7B5319"/>
    <w:rsid w:val="6F7FFCB9"/>
    <w:rsid w:val="6F9458E0"/>
    <w:rsid w:val="6FFCB9A0"/>
    <w:rsid w:val="7018D94A"/>
    <w:rsid w:val="70342155"/>
    <w:rsid w:val="70347162"/>
    <w:rsid w:val="703E54DA"/>
    <w:rsid w:val="70490099"/>
    <w:rsid w:val="704A1153"/>
    <w:rsid w:val="7063FFA5"/>
    <w:rsid w:val="70B3521B"/>
    <w:rsid w:val="70D50599"/>
    <w:rsid w:val="70E06092"/>
    <w:rsid w:val="70F8AF42"/>
    <w:rsid w:val="71097772"/>
    <w:rsid w:val="710A7A4E"/>
    <w:rsid w:val="7130C977"/>
    <w:rsid w:val="7148B08C"/>
    <w:rsid w:val="715064A7"/>
    <w:rsid w:val="71597E61"/>
    <w:rsid w:val="715B3CEE"/>
    <w:rsid w:val="71603B5F"/>
    <w:rsid w:val="7165E67C"/>
    <w:rsid w:val="71682118"/>
    <w:rsid w:val="71B1223E"/>
    <w:rsid w:val="71BD8098"/>
    <w:rsid w:val="71ECE325"/>
    <w:rsid w:val="71EF6074"/>
    <w:rsid w:val="71F59449"/>
    <w:rsid w:val="71FB24E6"/>
    <w:rsid w:val="721FE7D7"/>
    <w:rsid w:val="72254C5E"/>
    <w:rsid w:val="72394DA9"/>
    <w:rsid w:val="724160F5"/>
    <w:rsid w:val="72493A25"/>
    <w:rsid w:val="724D3550"/>
    <w:rsid w:val="7253BD9D"/>
    <w:rsid w:val="727635FE"/>
    <w:rsid w:val="727E2375"/>
    <w:rsid w:val="7293E571"/>
    <w:rsid w:val="729DC11F"/>
    <w:rsid w:val="72A2C600"/>
    <w:rsid w:val="72DAFB91"/>
    <w:rsid w:val="73165341"/>
    <w:rsid w:val="731FFF41"/>
    <w:rsid w:val="734DAB94"/>
    <w:rsid w:val="7359CF25"/>
    <w:rsid w:val="7375CDAD"/>
    <w:rsid w:val="737DF636"/>
    <w:rsid w:val="73834A3D"/>
    <w:rsid w:val="739BB922"/>
    <w:rsid w:val="73A1098C"/>
    <w:rsid w:val="73BD85E4"/>
    <w:rsid w:val="73CCDEA5"/>
    <w:rsid w:val="73DF5017"/>
    <w:rsid w:val="74020A23"/>
    <w:rsid w:val="74316547"/>
    <w:rsid w:val="7457E472"/>
    <w:rsid w:val="74599084"/>
    <w:rsid w:val="74713FC2"/>
    <w:rsid w:val="7486C847"/>
    <w:rsid w:val="74A68A9C"/>
    <w:rsid w:val="74D31EDC"/>
    <w:rsid w:val="74D758A2"/>
    <w:rsid w:val="74EB8505"/>
    <w:rsid w:val="74EE4CA1"/>
    <w:rsid w:val="750492B3"/>
    <w:rsid w:val="751B82B3"/>
    <w:rsid w:val="7522A4E7"/>
    <w:rsid w:val="752A09E2"/>
    <w:rsid w:val="752ECE06"/>
    <w:rsid w:val="755C3CE7"/>
    <w:rsid w:val="75664237"/>
    <w:rsid w:val="756C67B7"/>
    <w:rsid w:val="7592503F"/>
    <w:rsid w:val="75B16E20"/>
    <w:rsid w:val="75EE3DEF"/>
    <w:rsid w:val="761027D6"/>
    <w:rsid w:val="76126CF1"/>
    <w:rsid w:val="761B673A"/>
    <w:rsid w:val="76385017"/>
    <w:rsid w:val="763C73D1"/>
    <w:rsid w:val="764FEB9C"/>
    <w:rsid w:val="7654A4EB"/>
    <w:rsid w:val="765E5C99"/>
    <w:rsid w:val="76B5B4BD"/>
    <w:rsid w:val="7709B409"/>
    <w:rsid w:val="772D4CD5"/>
    <w:rsid w:val="773551A0"/>
    <w:rsid w:val="773A8BF9"/>
    <w:rsid w:val="773ACDA3"/>
    <w:rsid w:val="77553546"/>
    <w:rsid w:val="775C4C0F"/>
    <w:rsid w:val="77808B0F"/>
    <w:rsid w:val="7784A3C5"/>
    <w:rsid w:val="779BC63D"/>
    <w:rsid w:val="77AACDB8"/>
    <w:rsid w:val="77BECD33"/>
    <w:rsid w:val="77F3DD6E"/>
    <w:rsid w:val="7810D4AF"/>
    <w:rsid w:val="782D5659"/>
    <w:rsid w:val="785E4A67"/>
    <w:rsid w:val="7867E115"/>
    <w:rsid w:val="7876E3E3"/>
    <w:rsid w:val="788C860C"/>
    <w:rsid w:val="7897CDE7"/>
    <w:rsid w:val="78A76809"/>
    <w:rsid w:val="78B4F96D"/>
    <w:rsid w:val="78C81733"/>
    <w:rsid w:val="78CB3F74"/>
    <w:rsid w:val="7900E14A"/>
    <w:rsid w:val="7908AC3E"/>
    <w:rsid w:val="790B5114"/>
    <w:rsid w:val="79126C43"/>
    <w:rsid w:val="7938A743"/>
    <w:rsid w:val="795A9400"/>
    <w:rsid w:val="795CCC7A"/>
    <w:rsid w:val="79778F5A"/>
    <w:rsid w:val="797F2791"/>
    <w:rsid w:val="79ABE8F8"/>
    <w:rsid w:val="79D68624"/>
    <w:rsid w:val="79E009C0"/>
    <w:rsid w:val="79F16A02"/>
    <w:rsid w:val="7A27C54E"/>
    <w:rsid w:val="7A3D7B58"/>
    <w:rsid w:val="7A47310D"/>
    <w:rsid w:val="7A485C74"/>
    <w:rsid w:val="7A4EC3B1"/>
    <w:rsid w:val="7A5185A1"/>
    <w:rsid w:val="7A5844C1"/>
    <w:rsid w:val="7A7E03E0"/>
    <w:rsid w:val="7A93B941"/>
    <w:rsid w:val="7AC031C7"/>
    <w:rsid w:val="7ACE7D6E"/>
    <w:rsid w:val="7AD3CB18"/>
    <w:rsid w:val="7AEE1A99"/>
    <w:rsid w:val="7AF3FAB6"/>
    <w:rsid w:val="7AFA4746"/>
    <w:rsid w:val="7B1A3F64"/>
    <w:rsid w:val="7B2347B1"/>
    <w:rsid w:val="7B44351F"/>
    <w:rsid w:val="7B6FAF95"/>
    <w:rsid w:val="7B774037"/>
    <w:rsid w:val="7B894327"/>
    <w:rsid w:val="7B9638F8"/>
    <w:rsid w:val="7BA3DAFB"/>
    <w:rsid w:val="7BB665F9"/>
    <w:rsid w:val="7BD421CC"/>
    <w:rsid w:val="7BFE1E01"/>
    <w:rsid w:val="7C1D442B"/>
    <w:rsid w:val="7C1D744C"/>
    <w:rsid w:val="7C2CE792"/>
    <w:rsid w:val="7C46E744"/>
    <w:rsid w:val="7C48A049"/>
    <w:rsid w:val="7C5EFD5B"/>
    <w:rsid w:val="7C602302"/>
    <w:rsid w:val="7C74BBEF"/>
    <w:rsid w:val="7C7BF21B"/>
    <w:rsid w:val="7C9567A8"/>
    <w:rsid w:val="7CA049EF"/>
    <w:rsid w:val="7CC6F463"/>
    <w:rsid w:val="7CD94BD0"/>
    <w:rsid w:val="7CF37C57"/>
    <w:rsid w:val="7CF94CC2"/>
    <w:rsid w:val="7CFE8622"/>
    <w:rsid w:val="7D0D0ECF"/>
    <w:rsid w:val="7D347ADC"/>
    <w:rsid w:val="7D7258BF"/>
    <w:rsid w:val="7DAEE84F"/>
    <w:rsid w:val="7DBACABF"/>
    <w:rsid w:val="7DC2E38D"/>
    <w:rsid w:val="7DD6AAE3"/>
    <w:rsid w:val="7DF091E9"/>
    <w:rsid w:val="7E37C4EC"/>
    <w:rsid w:val="7E450001"/>
    <w:rsid w:val="7E4B1E06"/>
    <w:rsid w:val="7E4C7D89"/>
    <w:rsid w:val="7E4EDDB3"/>
    <w:rsid w:val="7E821A5F"/>
    <w:rsid w:val="7EB50711"/>
    <w:rsid w:val="7EB7FD74"/>
    <w:rsid w:val="7EBD9640"/>
    <w:rsid w:val="7EC3B268"/>
    <w:rsid w:val="7ECB57C8"/>
    <w:rsid w:val="7EEDAD6A"/>
    <w:rsid w:val="7F057911"/>
    <w:rsid w:val="7F2EAEC1"/>
    <w:rsid w:val="7F538170"/>
    <w:rsid w:val="7F563673"/>
    <w:rsid w:val="7F732F38"/>
    <w:rsid w:val="7F755FDA"/>
    <w:rsid w:val="7F88407D"/>
    <w:rsid w:val="7FA15826"/>
    <w:rsid w:val="7FA70D86"/>
    <w:rsid w:val="7FBB2942"/>
    <w:rsid w:val="7FC32D04"/>
    <w:rsid w:val="7FF417AE"/>
    <w:rsid w:val="7FF5F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7FA03C"/>
  <w15:docId w15:val="{3E305A19-515C-44CC-9E20-D4FEFD8D6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B57DB4"/>
    <w:rPr>
      <w:sz w:val="16"/>
      <w:szCs w:val="16"/>
    </w:rPr>
  </w:style>
  <w:style w:type="paragraph" w:styleId="CommentText">
    <w:name w:val="annotation text"/>
    <w:basedOn w:val="Normal"/>
    <w:link w:val="CommentTextChar"/>
    <w:rsid w:val="00B57DB4"/>
    <w:rPr>
      <w:sz w:val="20"/>
      <w:szCs w:val="20"/>
    </w:rPr>
  </w:style>
  <w:style w:type="character" w:customStyle="1" w:styleId="CommentTextChar">
    <w:name w:val="Comment Text Char"/>
    <w:basedOn w:val="DefaultParagraphFont"/>
    <w:link w:val="CommentText"/>
    <w:rsid w:val="00B57DB4"/>
    <w:rPr>
      <w:sz w:val="20"/>
      <w:szCs w:val="20"/>
    </w:rPr>
  </w:style>
  <w:style w:type="paragraph" w:styleId="CommentSubject">
    <w:name w:val="annotation subject"/>
    <w:basedOn w:val="CommentText"/>
    <w:next w:val="CommentText"/>
    <w:link w:val="CommentSubjectChar"/>
    <w:rsid w:val="00B57DB4"/>
    <w:rPr>
      <w:b/>
      <w:bCs/>
    </w:rPr>
  </w:style>
  <w:style w:type="character" w:customStyle="1" w:styleId="CommentSubjectChar">
    <w:name w:val="Comment Subject Char"/>
    <w:basedOn w:val="CommentTextChar"/>
    <w:link w:val="CommentSubject"/>
    <w:rsid w:val="00B57DB4"/>
    <w:rPr>
      <w:b/>
      <w:bCs/>
      <w:sz w:val="20"/>
      <w:szCs w:val="20"/>
    </w:rPr>
  </w:style>
  <w:style w:type="character" w:styleId="Mention">
    <w:name w:val="Mention"/>
    <w:basedOn w:val="DefaultParagraphFont"/>
    <w:uiPriority w:val="99"/>
    <w:unhideWhenUsed/>
    <w:rsid w:val="00B57DB4"/>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0022-1910(76)90046-9" TargetMode="External"/><Relationship Id="rId21" Type="http://schemas.openxmlformats.org/officeDocument/2006/relationships/image" Target="media/image10.png"/><Relationship Id="rId42" Type="http://schemas.openxmlformats.org/officeDocument/2006/relationships/hyperlink" Target="https://doi.org/10.1111/csp2.70253" TargetMode="External"/><Relationship Id="rId47" Type="http://schemas.openxmlformats.org/officeDocument/2006/relationships/hyperlink" Target="https://doi.org/10.1093/aesa/83.5.906" TargetMode="External"/><Relationship Id="rId63" Type="http://schemas.openxmlformats.org/officeDocument/2006/relationships/hyperlink" Target="https://doi.org/10.1177/00037028251397426" TargetMode="External"/><Relationship Id="rId68" Type="http://schemas.openxmlformats.org/officeDocument/2006/relationships/hyperlink" Target="http://www.creeksidescience.com" TargetMode="External"/><Relationship Id="rId16" Type="http://schemas.openxmlformats.org/officeDocument/2006/relationships/image" Target="media/image5.png"/><Relationship Id="rId11" Type="http://schemas.openxmlformats.org/officeDocument/2006/relationships/hyperlink" Target="https://kylenessen.github.io/monarch_trailcam_classifier/" TargetMode="External"/><Relationship Id="rId24" Type="http://schemas.openxmlformats.org/officeDocument/2006/relationships/hyperlink" Target="https://doi.org/10.2307/2388612" TargetMode="External"/><Relationship Id="rId32" Type="http://schemas.openxmlformats.org/officeDocument/2006/relationships/hyperlink" Target="https://www.semanticscholar.org/paper/Understanding-and-misunderstanding-the-migration-of-Brower/79380ddbf559e310fef9bb8919c03c63ccddecb7" TargetMode="External"/><Relationship Id="rId37" Type="http://schemas.openxmlformats.org/officeDocument/2006/relationships/hyperlink" Target="https://doi.org/10.1016/j.jtherbio.2014.05.004" TargetMode="External"/><Relationship Id="rId40" Type="http://schemas.openxmlformats.org/officeDocument/2006/relationships/hyperlink" Target="https://doi.org/10.1098/rspb.2001.1765" TargetMode="External"/><Relationship Id="rId45" Type="http://schemas.openxmlformats.org/officeDocument/2006/relationships/hyperlink" Target="https://doi.org/10.1242/jeb.073668" TargetMode="External"/><Relationship Id="rId53" Type="http://schemas.openxmlformats.org/officeDocument/2006/relationships/hyperlink" Target="https://doi.org/10.1073/pnas.152137299" TargetMode="External"/><Relationship Id="rId58" Type="http://schemas.openxmlformats.org/officeDocument/2006/relationships/hyperlink" Target="https://doi.org/10.1093/icb/icaf025" TargetMode="External"/><Relationship Id="rId66" Type="http://schemas.openxmlformats.org/officeDocument/2006/relationships/hyperlink" Target="https://doi.org/10.1111/j.1365-2311.1978.tb00912.x" TargetMode="External"/><Relationship Id="rId74" Type="http://schemas.openxmlformats.org/officeDocument/2006/relationships/hyperlink" Target="https://doi.org/10.1111/ecog.01994" TargetMode="External"/><Relationship Id="rId5" Type="http://schemas.openxmlformats.org/officeDocument/2006/relationships/webSettings" Target="webSettings.xml"/><Relationship Id="rId61" Type="http://schemas.openxmlformats.org/officeDocument/2006/relationships/hyperlink" Target="https://doi.org/10.1002/ece3.5607" TargetMode="Externa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doi.org/10.1086/698656" TargetMode="External"/><Relationship Id="rId30" Type="http://schemas.openxmlformats.org/officeDocument/2006/relationships/hyperlink" Target="https://www.ncbi.nlm.nih.gov/pubmed/8551296" TargetMode="External"/><Relationship Id="rId35" Type="http://schemas.openxmlformats.org/officeDocument/2006/relationships/hyperlink" Target="https://doi.org/10.1016/j.jinsphys.2011.05.004" TargetMode="External"/><Relationship Id="rId43" Type="http://schemas.openxmlformats.org/officeDocument/2006/relationships/hyperlink" Target="https://xerces.org/protecting-californias-butterfly-groves" TargetMode="External"/><Relationship Id="rId48" Type="http://schemas.openxmlformats.org/officeDocument/2006/relationships/hyperlink" Target="https://doi.org/10.1093/aesa/84.3.263" TargetMode="External"/><Relationship Id="rId56" Type="http://schemas.openxmlformats.org/officeDocument/2006/relationships/hyperlink" Target="https://www.frontiersin.org/articles/10.3389/fevo.2019.00258" TargetMode="External"/><Relationship Id="rId64" Type="http://schemas.openxmlformats.org/officeDocument/2006/relationships/hyperlink" Target="https://www.goletamonarchpress.com/2019/06/city-awarded-3-9-million-in-funding-for-the-monarch-butterfly-habitat-management-plan/" TargetMode="External"/><Relationship Id="rId69" Type="http://schemas.openxmlformats.org/officeDocument/2006/relationships/hyperlink" Target="https://doi.org/10.1111/j.1523-1739.1991.tb00121.x" TargetMode="External"/><Relationship Id="rId77" Type="http://schemas.openxmlformats.org/officeDocument/2006/relationships/theme" Target="theme/theme1.xml"/><Relationship Id="rId8" Type="http://schemas.microsoft.com/office/2016/09/relationships/commentsIds" Target="commentsIds.xml"/><Relationship Id="rId51" Type="http://schemas.openxmlformats.org/officeDocument/2006/relationships/hyperlink" Target="https://doi.org/10.2307/1940444" TargetMode="External"/><Relationship Id="rId72" Type="http://schemas.openxmlformats.org/officeDocument/2006/relationships/hyperlink" Target="https://www.xerces.org/press/western-monarch-butterfly-population-declines-to-near-record-low"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doi.org/10.1111/j.1365-2311.1996.tb01177.x" TargetMode="External"/><Relationship Id="rId33" Type="http://schemas.openxmlformats.org/officeDocument/2006/relationships/hyperlink" Target="https://doi.org/10.2307/2387997" TargetMode="External"/><Relationship Id="rId38" Type="http://schemas.openxmlformats.org/officeDocument/2006/relationships/hyperlink" Target="https://doi.org/10.3390/d16100640" TargetMode="External"/><Relationship Id="rId46" Type="http://schemas.openxmlformats.org/officeDocument/2006/relationships/hyperlink" Target="https://doi.org/10.1111/aen.12175" TargetMode="External"/><Relationship Id="rId59" Type="http://schemas.openxmlformats.org/officeDocument/2006/relationships/hyperlink" Target="https://www.frontiersin.org/articles/10.3389/fcosc.2022.844299" TargetMode="External"/><Relationship Id="rId67" Type="http://schemas.openxmlformats.org/officeDocument/2006/relationships/hyperlink" Target="https://www.fws.gov/media/monarch-butterfly-danaus-plexippus-species-status-assessment-report-version-23" TargetMode="External"/><Relationship Id="rId20" Type="http://schemas.openxmlformats.org/officeDocument/2006/relationships/image" Target="media/image9.png"/><Relationship Id="rId41" Type="http://schemas.openxmlformats.org/officeDocument/2006/relationships/hyperlink" Target="https://www.frontiersin.org/articles/10.3389/fevo.2019.00266" TargetMode="External"/><Relationship Id="rId54" Type="http://schemas.openxmlformats.org/officeDocument/2006/relationships/hyperlink" Target="https://doi.org/10.1111/j.1366-9516.2005.00146.x" TargetMode="External"/><Relationship Id="rId62" Type="http://schemas.openxmlformats.org/officeDocument/2006/relationships/hyperlink" Target="https://doi.org/10.1146/annurev.ecolsys.110308.120317" TargetMode="External"/><Relationship Id="rId70" Type="http://schemas.openxmlformats.org/officeDocument/2006/relationships/hyperlink" Target="https://www.xerces.org/sites/default/files/2018-05/16-015_01_XercesSoc_State-of-Monarch-Overwintering-Sites-in-California_web.pdf"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omments" Target="comment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doi.org/10.1016/0022-1910(79)90112-4" TargetMode="External"/><Relationship Id="rId36" Type="http://schemas.openxmlformats.org/officeDocument/2006/relationships/hyperlink" Target="https://doi.org/10.1002/eap.1975" TargetMode="External"/><Relationship Id="rId49" Type="http://schemas.openxmlformats.org/officeDocument/2006/relationships/hyperlink" Target="https://doi.org/10.1016/j.tree.2015.09.011" TargetMode="External"/><Relationship Id="rId57" Type="http://schemas.openxmlformats.org/officeDocument/2006/relationships/hyperlink" Target="https://doi.org/10.1016/j.cub.2018.02.067" TargetMode="External"/><Relationship Id="rId10" Type="http://schemas.openxmlformats.org/officeDocument/2006/relationships/hyperlink" Target="https://kylenessen.github.io/monarch_trailcam_classifier/" TargetMode="External"/><Relationship Id="rId31" Type="http://schemas.openxmlformats.org/officeDocument/2006/relationships/hyperlink" Target="https://doi.org/10.1007/BF00329753" TargetMode="External"/><Relationship Id="rId44" Type="http://schemas.openxmlformats.org/officeDocument/2006/relationships/hyperlink" Target="https://doi.org/10.1007/BF00298260" TargetMode="External"/><Relationship Id="rId52" Type="http://schemas.openxmlformats.org/officeDocument/2006/relationships/hyperlink" Target="https://doi.org/10.1002/ecy.3634" TargetMode="External"/><Relationship Id="rId60" Type="http://schemas.openxmlformats.org/officeDocument/2006/relationships/hyperlink" Target="https://doi.org/10.1016/j.biocon.2017.08.019" TargetMode="External"/><Relationship Id="rId65" Type="http://schemas.openxmlformats.org/officeDocument/2006/relationships/hyperlink" Target="https://doi.org/10.1111/j.1472-4642.2010.00642.x" TargetMode="External"/><Relationship Id="rId73" Type="http://schemas.openxmlformats.org/officeDocument/2006/relationships/hyperlink" Target="https://westernmonarchcount.org/" TargetMode="External"/><Relationship Id="rId78" Type="http://schemas.microsoft.com/office/2020/10/relationships/intelligence" Target="intelligence2.xml"/><Relationship Id="rId4" Type="http://schemas.openxmlformats.org/officeDocument/2006/relationships/settings" Target="settings.xml"/><Relationship Id="rId9" Type="http://schemas.microsoft.com/office/2018/08/relationships/commentsExtensible" Target="commentsExtensible.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hyperlink" Target="https://doi.org/10.1046/j.1365-2311.2002.00454.x" TargetMode="External"/><Relationship Id="rId34" Type="http://schemas.openxmlformats.org/officeDocument/2006/relationships/hyperlink" Target="https://doi.org/10.1111/j.1365-2311.1982.tb00664.x" TargetMode="External"/><Relationship Id="rId50" Type="http://schemas.openxmlformats.org/officeDocument/2006/relationships/hyperlink" Target="https://doi.org/10.1038/s41598-017-14510-w" TargetMode="External"/><Relationship Id="rId55" Type="http://schemas.openxmlformats.org/officeDocument/2006/relationships/hyperlink" Target="https://doi.org/10.3390/insects17030235" TargetMode="External"/><Relationship Id="rId76" Type="http://schemas.microsoft.com/office/2011/relationships/people" Target="people.xml"/><Relationship Id="rId7" Type="http://schemas.microsoft.com/office/2011/relationships/commentsExtended" Target="commentsExtended.xml"/><Relationship Id="rId71" Type="http://schemas.openxmlformats.org/officeDocument/2006/relationships/hyperlink" Target="https://www.xerces.org" TargetMode="External"/><Relationship Id="rId2" Type="http://schemas.openxmlformats.org/officeDocument/2006/relationships/numbering" Target="numbering.xml"/><Relationship Id="rId29" Type="http://schemas.openxmlformats.org/officeDocument/2006/relationships/hyperlink" Target="https://doi.org/10.1126/science.12258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B8E6BB-5236-D747-BA2B-8EDB9CE6D7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56</Pages>
  <Words>18554</Words>
  <Characters>118750</Characters>
  <Application>Microsoft Office Word</Application>
  <DocSecurity>0</DocSecurity>
  <Lines>2328</Lines>
  <Paragraphs>1024</Paragraphs>
  <ScaleCrop>false</ScaleCrop>
  <HeadingPairs>
    <vt:vector size="2" baseType="variant">
      <vt:variant>
        <vt:lpstr>Title</vt:lpstr>
      </vt:variant>
      <vt:variant>
        <vt:i4>1</vt:i4>
      </vt:variant>
    </vt:vector>
  </HeadingPairs>
  <TitlesOfParts>
    <vt:vector size="1" baseType="lpstr">
      <vt:lpstr>Wind Does Not Disrupt Overwintering Monarch Butterfly Clusters: Direct Empirical Test of a Three-Decade Management Assumption</vt:lpstr>
    </vt:vector>
  </TitlesOfParts>
  <Company/>
  <LinksUpToDate>false</LinksUpToDate>
  <CharactersWithSpaces>136280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 Does Not Disrupt Overwintering Monarch Butterfly Clusters: Direct Empirical Test of a Three-Decade Management Assumption</dc:title>
  <dc:subject/>
  <dc:creator>Kyle Nessen</dc:creator>
  <cp:keywords/>
  <cp:lastModifiedBy>Kyle Nessen</cp:lastModifiedBy>
  <cp:revision>24</cp:revision>
  <dcterms:created xsi:type="dcterms:W3CDTF">2026-04-09T16:32:00Z</dcterms:created>
  <dcterms:modified xsi:type="dcterms:W3CDTF">2026-06-22T07:12:00Z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bibliography/Thesis.bib</vt:lpwstr>
  </property>
</Properties>
</file>